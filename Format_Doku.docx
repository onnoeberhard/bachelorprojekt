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6F5DC" w14:textId="7B279520" w:rsidR="00E752EB" w:rsidRDefault="00E752EB" w:rsidP="00BF65E4">
      <w:pPr>
        <w:pStyle w:val="ProjektHeader"/>
      </w:pPr>
      <w:r>
        <w:t>Bachelor Projektarbeit</w:t>
      </w:r>
    </w:p>
    <w:p w14:paraId="2602CD5E" w14:textId="77777777" w:rsidR="00E752EB" w:rsidRPr="00097E35" w:rsidRDefault="00E752EB" w:rsidP="00C304B7">
      <w:pPr>
        <w:pStyle w:val="TitelText"/>
      </w:pPr>
      <w:r>
        <w:t>im</w:t>
      </w:r>
      <w:r>
        <w:br/>
        <w:t>Bachelor-Studiengang Elektro- und Informationstechnik (PO 12)</w:t>
      </w:r>
    </w:p>
    <w:p w14:paraId="548D5DD2" w14:textId="77777777" w:rsidR="00E752EB" w:rsidRPr="001F5A75" w:rsidRDefault="00E752EB" w:rsidP="00E752EB">
      <w:pPr>
        <w:pStyle w:val="ProjektTitel"/>
        <w:rPr>
          <w:sz w:val="28"/>
          <w:szCs w:val="52"/>
        </w:rPr>
      </w:pPr>
      <w:r>
        <w:t>E</w:t>
      </w:r>
      <w:r w:rsidRPr="001F5A75">
        <w:rPr>
          <w:sz w:val="24"/>
          <w:szCs w:val="48"/>
        </w:rPr>
        <w:t>NTWURF UND</w:t>
      </w:r>
      <w:r w:rsidRPr="001F5A75">
        <w:rPr>
          <w:sz w:val="28"/>
          <w:szCs w:val="52"/>
        </w:rPr>
        <w:t xml:space="preserve"> </w:t>
      </w:r>
      <w:r>
        <w:t>K</w:t>
      </w:r>
      <w:r w:rsidRPr="001F5A75">
        <w:rPr>
          <w:sz w:val="24"/>
          <w:szCs w:val="48"/>
        </w:rPr>
        <w:t xml:space="preserve">ONSTRUKTION EINER </w:t>
      </w:r>
      <w:r>
        <w:t>R</w:t>
      </w:r>
      <w:r w:rsidRPr="001F5A75">
        <w:rPr>
          <w:sz w:val="24"/>
          <w:szCs w:val="48"/>
        </w:rPr>
        <w:t xml:space="preserve">AUCHKAMMER FÜR </w:t>
      </w:r>
      <w:r>
        <w:t>TH</w:t>
      </w:r>
      <w:r w:rsidRPr="001F5A75">
        <w:rPr>
          <w:sz w:val="24"/>
          <w:szCs w:val="48"/>
        </w:rPr>
        <w:t>Z</w:t>
      </w:r>
      <w:r w:rsidRPr="001F5A75">
        <w:rPr>
          <w:sz w:val="28"/>
          <w:szCs w:val="52"/>
        </w:rPr>
        <w:t xml:space="preserve"> </w:t>
      </w:r>
      <w:r>
        <w:t>M</w:t>
      </w:r>
      <w:r w:rsidRPr="001F5A75">
        <w:rPr>
          <w:sz w:val="24"/>
          <w:szCs w:val="48"/>
        </w:rPr>
        <w:t>ESSUNGEN</w:t>
      </w:r>
    </w:p>
    <w:p w14:paraId="4E5536DA" w14:textId="77777777" w:rsidR="00E752EB" w:rsidRDefault="00E752EB" w:rsidP="00C304B7">
      <w:pPr>
        <w:pStyle w:val="TitelText"/>
      </w:pPr>
      <w:r>
        <w:t>angefertigt von</w:t>
      </w:r>
      <w:r>
        <w:br/>
        <w:t>Nils Brinkmann</w:t>
      </w:r>
      <w:r>
        <w:br/>
        <w:t>Onno Eberhard</w:t>
      </w:r>
      <w:r>
        <w:br/>
        <w:t>Jonatan Stock</w:t>
      </w:r>
    </w:p>
    <w:p w14:paraId="362622CF" w14:textId="77777777" w:rsidR="00E752EB" w:rsidRDefault="00E752EB" w:rsidP="00C304B7">
      <w:pPr>
        <w:pStyle w:val="TitelText"/>
      </w:pPr>
      <w:r>
        <w:t>bei</w:t>
      </w:r>
      <w:r>
        <w:br/>
        <w:t>Prof. Dr.-Ing. Jan C. Balzer</w:t>
      </w:r>
    </w:p>
    <w:p w14:paraId="70124254" w14:textId="77777777" w:rsidR="00E752EB" w:rsidRDefault="00E752EB" w:rsidP="00C304B7">
      <w:pPr>
        <w:pStyle w:val="TitelText"/>
      </w:pPr>
      <w:r>
        <w:t>Zweitprüfer</w:t>
      </w:r>
      <w:r>
        <w:br/>
        <w:t xml:space="preserve">Prof. Dr.-Ing. Andreas </w:t>
      </w:r>
      <w:proofErr w:type="spellStart"/>
      <w:r>
        <w:t>Czylwik</w:t>
      </w:r>
      <w:proofErr w:type="spellEnd"/>
    </w:p>
    <w:p w14:paraId="07877646" w14:textId="77777777" w:rsidR="00E752EB" w:rsidRDefault="00E752EB" w:rsidP="00C304B7">
      <w:pPr>
        <w:pStyle w:val="TitelText"/>
      </w:pPr>
      <w:r>
        <w:t>Fachgebiet</w:t>
      </w:r>
      <w:r>
        <w:br/>
        <w:t>Nachrichtentechnische Systeme</w:t>
      </w:r>
    </w:p>
    <w:p w14:paraId="72D10251" w14:textId="77777777" w:rsidR="00E752EB" w:rsidRDefault="00E752EB" w:rsidP="00C304B7">
      <w:pPr>
        <w:pStyle w:val="TitelText"/>
      </w:pPr>
      <w:r>
        <w:t xml:space="preserve">an der </w:t>
      </w:r>
      <w:r>
        <w:br/>
        <w:t>Universität Duisburg-Essen</w:t>
      </w:r>
    </w:p>
    <w:p w14:paraId="5752C1AE" w14:textId="77777777" w:rsidR="00E752EB" w:rsidRDefault="00E752EB" w:rsidP="00C304B7">
      <w:pPr>
        <w:pStyle w:val="TitelText"/>
      </w:pPr>
      <w:r>
        <w:t>Duisburg, 15. November 2019</w:t>
      </w:r>
    </w:p>
    <w:p w14:paraId="0F63E37A" w14:textId="77777777" w:rsidR="0059519F" w:rsidRDefault="0059519F" w:rsidP="00C304B7">
      <w:pPr>
        <w:pStyle w:val="Flietext"/>
      </w:pPr>
    </w:p>
    <w:p w14:paraId="0274080E" w14:textId="77777777" w:rsidR="00664BD9" w:rsidRDefault="00664BD9" w:rsidP="00C304B7">
      <w:pPr>
        <w:pStyle w:val="Flietext"/>
        <w:sectPr w:rsidR="00664BD9" w:rsidSect="005C3DBE">
          <w:footerReference w:type="default" r:id="rId11"/>
          <w:pgSz w:w="11906" w:h="16838"/>
          <w:pgMar w:top="1418" w:right="1701" w:bottom="1418" w:left="1701" w:header="708" w:footer="708" w:gutter="0"/>
          <w:pgNumType w:start="0"/>
          <w:cols w:space="708"/>
          <w:docGrid w:linePitch="360"/>
        </w:sectPr>
      </w:pPr>
    </w:p>
    <w:p w14:paraId="56A5409C" w14:textId="77777777" w:rsidR="009165EC" w:rsidRDefault="009165EC" w:rsidP="004879BD">
      <w:pPr>
        <w:pStyle w:val="Chapter1"/>
      </w:pPr>
      <w:bookmarkStart w:id="0" w:name="_Toc37841055"/>
      <w:r w:rsidRPr="00E96857">
        <w:lastRenderedPageBreak/>
        <w:t>Danksagungen</w:t>
      </w:r>
      <w:bookmarkEnd w:id="0"/>
    </w:p>
    <w:p w14:paraId="1CAC82E8" w14:textId="4EB1CFE9" w:rsidR="009165EC" w:rsidRDefault="009165EC" w:rsidP="00C304B7">
      <w:pPr>
        <w:pStyle w:val="Flietext"/>
      </w:pPr>
      <w:r>
        <w:t xml:space="preserve">An dieser Stelle </w:t>
      </w:r>
      <w:r w:rsidR="00D94A85">
        <w:t xml:space="preserve">möchten </w:t>
      </w:r>
      <w:commentRangeStart w:id="1"/>
      <w:commentRangeEnd w:id="1"/>
      <w:r w:rsidR="003F4D02">
        <w:rPr>
          <w:rStyle w:val="CommentReference"/>
          <w:color w:val="auto"/>
        </w:rPr>
        <w:commentReference w:id="1"/>
      </w:r>
      <w:r>
        <w:t>wir uns gerne bei all denjenigen bedanken, die uns während der Aus</w:t>
      </w:r>
      <w:r w:rsidR="003E42B1">
        <w:t>fertigung</w:t>
      </w:r>
      <w:r>
        <w:t xml:space="preserve"> diese</w:t>
      </w:r>
      <w:r w:rsidR="003E42B1">
        <w:t>r</w:t>
      </w:r>
      <w:r>
        <w:t xml:space="preserve"> Bachelor</w:t>
      </w:r>
      <w:commentRangeStart w:id="2"/>
      <w:r w:rsidR="006710D2">
        <w:t>-</w:t>
      </w:r>
      <w:commentRangeEnd w:id="2"/>
      <w:r w:rsidR="009F6DC7">
        <w:rPr>
          <w:rStyle w:val="CommentReference"/>
          <w:color w:val="auto"/>
        </w:rPr>
        <w:commentReference w:id="2"/>
      </w:r>
      <w:r w:rsidR="003E42B1">
        <w:t>Projektarbeit</w:t>
      </w:r>
      <w:r>
        <w:t xml:space="preserve"> unterstützend und motivierend zur Seite standen.</w:t>
      </w:r>
    </w:p>
    <w:p w14:paraId="2126B6C8" w14:textId="481708D0" w:rsidR="009165EC" w:rsidRDefault="006935C5" w:rsidP="00C304B7">
      <w:pPr>
        <w:pStyle w:val="Flietext"/>
      </w:pPr>
      <w:r>
        <w:t>Zuallererst</w:t>
      </w:r>
      <w:r w:rsidR="009165EC">
        <w:t xml:space="preserve"> gebührt unser Dank Herrn Dr.-Ing. Thorsten Schultze, der es uns nicht nur ermöglicht</w:t>
      </w:r>
      <w:r w:rsidR="00F445F6">
        <w:t>e,</w:t>
      </w:r>
      <w:r w:rsidR="009165EC">
        <w:t xml:space="preserve"> dieses Projekt zu beginnen, sondern uns auch die volle Zeit mit Rat und Tat unterstütz</w:t>
      </w:r>
      <w:r w:rsidR="002A489E">
        <w:t>t</w:t>
      </w:r>
      <w:r w:rsidR="009165EC">
        <w:t xml:space="preserve"> hat.</w:t>
      </w:r>
    </w:p>
    <w:p w14:paraId="653EC87B" w14:textId="6B64921A" w:rsidR="009165EC" w:rsidRDefault="009165EC" w:rsidP="00C304B7">
      <w:pPr>
        <w:pStyle w:val="Flietext"/>
      </w:pPr>
      <w:r>
        <w:t xml:space="preserve">Ebenfalls </w:t>
      </w:r>
      <w:commentRangeStart w:id="3"/>
      <w:r w:rsidR="006935C5">
        <w:t>gilt unser Dank</w:t>
      </w:r>
      <w:r>
        <w:t xml:space="preserve"> </w:t>
      </w:r>
      <w:commentRangeEnd w:id="3"/>
      <w:r w:rsidR="009A1813">
        <w:rPr>
          <w:rStyle w:val="CommentReference"/>
          <w:color w:val="auto"/>
        </w:rPr>
        <w:commentReference w:id="3"/>
      </w:r>
      <w:r>
        <w:t>Benedikt Friederich, der uns mit der Einführung und Erklärungen zum Arbeiten mit dem 3D-Drucker entscheidende Fertigkeiten zur Realisierung unseres Projekts an die Hand gab.</w:t>
      </w:r>
      <w:ins w:id="4" w:author="Jonatan Stock" w:date="2020-04-15T10:56:00Z">
        <w:r w:rsidR="00324E81">
          <w:t xml:space="preserve"> und Barbara Brox</w:t>
        </w:r>
        <w:r w:rsidR="009462E6">
          <w:t>, die uns bei der Einrichtung unseres Arbeitsplat</w:t>
        </w:r>
      </w:ins>
      <w:ins w:id="5" w:author="Jonatan Stock" w:date="2020-04-15T10:57:00Z">
        <w:r w:rsidR="009462E6">
          <w:t>zes behilflich war.</w:t>
        </w:r>
      </w:ins>
    </w:p>
    <w:p w14:paraId="0CC4975B" w14:textId="7AE460F1" w:rsidR="00B23B30" w:rsidRDefault="009165EC" w:rsidP="00C304B7">
      <w:pPr>
        <w:pStyle w:val="Flietext"/>
      </w:pPr>
      <w:r>
        <w:t>Abschließen</w:t>
      </w:r>
      <w:r w:rsidR="00936DEC">
        <w:t>d</w:t>
      </w:r>
      <w:r>
        <w:t xml:space="preserve"> bedanken wir uns bei dem Fachbereich Nachrichtentechnische Systeme</w:t>
      </w:r>
      <w:ins w:id="6" w:author="Jonatan Stock" w:date="2020-04-15T10:58:00Z">
        <w:r w:rsidR="0093429C">
          <w:t xml:space="preserve">, insbesondere bei </w:t>
        </w:r>
        <w:r w:rsidR="0093429C" w:rsidRPr="0093429C">
          <w:t>Prof. Dr.-Ing. Jan C. Balzer</w:t>
        </w:r>
        <w:r w:rsidR="0093429C">
          <w:t xml:space="preserve"> und</w:t>
        </w:r>
      </w:ins>
      <w:ins w:id="7" w:author="Jonatan Stock" w:date="2020-04-15T10:59:00Z">
        <w:r w:rsidR="0093429C">
          <w:t xml:space="preserve"> Prof. Dr.-Ing. Andreas </w:t>
        </w:r>
        <w:r w:rsidR="0068396F">
          <w:br/>
        </w:r>
        <w:proofErr w:type="spellStart"/>
        <w:r w:rsidR="0093429C">
          <w:t>Czylwik</w:t>
        </w:r>
      </w:ins>
      <w:proofErr w:type="spellEnd"/>
      <w:r>
        <w:t>,</w:t>
      </w:r>
      <w:ins w:id="8" w:author="Jonatan Stock" w:date="2020-04-15T10:59:00Z">
        <w:r w:rsidR="0068396F">
          <w:t xml:space="preserve"> für die </w:t>
        </w:r>
      </w:ins>
      <w:ins w:id="9" w:author="Jonatan Stock" w:date="2020-04-15T11:01:00Z">
        <w:r w:rsidR="008525BB">
          <w:t>Bereitstellu</w:t>
        </w:r>
      </w:ins>
      <w:ins w:id="10" w:author="Jonatan Stock" w:date="2020-04-15T11:02:00Z">
        <w:r w:rsidR="008525BB">
          <w:t>ng der</w:t>
        </w:r>
      </w:ins>
      <w:r>
        <w:t xml:space="preserve"> </w:t>
      </w:r>
      <w:del w:id="11" w:author="Jonatan Stock" w:date="2020-04-15T11:02:00Z">
        <w:r w:rsidDel="00DA1DDA">
          <w:delText xml:space="preserve">der uns die </w:delText>
        </w:r>
      </w:del>
      <w:r>
        <w:t>notwendigen Ressourcen und Räumlichkeiten zur Bearbeitung de</w:t>
      </w:r>
      <w:r w:rsidR="00AC2592">
        <w:t>r</w:t>
      </w:r>
      <w:r>
        <w:t xml:space="preserve"> Bachelor</w:t>
      </w:r>
      <w:r w:rsidR="00AC2592">
        <w:t xml:space="preserve"> P</w:t>
      </w:r>
      <w:r>
        <w:t>rojekt</w:t>
      </w:r>
      <w:r w:rsidR="00AC2592">
        <w:t>arbeit</w:t>
      </w:r>
      <w:del w:id="12" w:author="Jonatan Stock" w:date="2020-04-15T11:02:00Z">
        <w:r w:rsidDel="00DA1DDA">
          <w:delText xml:space="preserve"> zur Verfügung gestellt hat</w:delText>
        </w:r>
      </w:del>
      <w:r>
        <w:t>.</w:t>
      </w:r>
    </w:p>
    <w:p w14:paraId="21C3957B" w14:textId="674A48DA" w:rsidR="00EA7154" w:rsidRDefault="00EA7154" w:rsidP="00C304B7">
      <w:pPr>
        <w:pStyle w:val="Flietext"/>
      </w:pPr>
    </w:p>
    <w:p w14:paraId="27D9C3BD" w14:textId="77777777" w:rsidR="00EA7154" w:rsidRPr="00A26F7B" w:rsidRDefault="00EA7154" w:rsidP="00C304B7">
      <w:pPr>
        <w:pStyle w:val="Flietext"/>
      </w:pPr>
    </w:p>
    <w:p w14:paraId="47C8D9CE" w14:textId="6235F180" w:rsidR="009165EC" w:rsidRDefault="009165EC" w:rsidP="00C304B7">
      <w:pPr>
        <w:pStyle w:val="Flietext"/>
      </w:pPr>
      <w:r>
        <w:t xml:space="preserve">Duisburg, </w:t>
      </w:r>
      <w:r w:rsidR="00EA7154">
        <w:fldChar w:fldCharType="begin"/>
      </w:r>
      <w:r w:rsidR="00EA7154">
        <w:instrText xml:space="preserve"> TIME \@ "dd.MM.yyyy" </w:instrText>
      </w:r>
      <w:r w:rsidR="00EA7154">
        <w:fldChar w:fldCharType="separate"/>
      </w:r>
      <w:r w:rsidR="00182654">
        <w:rPr>
          <w:noProof/>
        </w:rPr>
        <w:t>15.04.2020</w:t>
      </w:r>
      <w:r w:rsidR="00EA7154">
        <w:fldChar w:fldCharType="end"/>
      </w:r>
    </w:p>
    <w:p w14:paraId="01404E8B" w14:textId="77777777" w:rsidR="0059519F" w:rsidRDefault="0059519F" w:rsidP="00C304B7">
      <w:pPr>
        <w:pStyle w:val="Flietext"/>
      </w:pPr>
    </w:p>
    <w:p w14:paraId="3D6AFCCF" w14:textId="7F588056" w:rsidR="009165EC" w:rsidRDefault="009165EC" w:rsidP="00C304B7">
      <w:pPr>
        <w:pStyle w:val="Flietext"/>
        <w:sectPr w:rsidR="009165EC" w:rsidSect="005C3DBE">
          <w:pgSz w:w="11906" w:h="16838"/>
          <w:pgMar w:top="1418" w:right="1701" w:bottom="1418" w:left="1701" w:header="708" w:footer="708" w:gutter="0"/>
          <w:pgNumType w:start="0"/>
          <w:cols w:space="708"/>
          <w:docGrid w:linePitch="360"/>
        </w:sectPr>
      </w:pPr>
    </w:p>
    <w:bookmarkStart w:id="13" w:name="_Toc37841056" w:displacedByCustomXml="next"/>
    <w:sdt>
      <w:sdtPr>
        <w:rPr>
          <w:rFonts w:eastAsiaTheme="minorHAnsi" w:cstheme="minorBidi"/>
          <w:b/>
          <w:bCs/>
          <w:sz w:val="24"/>
          <w:szCs w:val="22"/>
        </w:rPr>
        <w:id w:val="-559634839"/>
        <w:docPartObj>
          <w:docPartGallery w:val="Table of Contents"/>
          <w:docPartUnique/>
        </w:docPartObj>
      </w:sdtPr>
      <w:sdtEndPr>
        <w:rPr>
          <w:b w:val="0"/>
          <w:bCs w:val="0"/>
        </w:rPr>
      </w:sdtEndPr>
      <w:sdtContent>
        <w:p w14:paraId="09122FBC" w14:textId="50364717" w:rsidR="00D74085" w:rsidRDefault="00D74085" w:rsidP="004879BD">
          <w:pPr>
            <w:pStyle w:val="Chapter1"/>
          </w:pPr>
          <w:r>
            <w:t>Inhalt</w:t>
          </w:r>
          <w:bookmarkEnd w:id="13"/>
        </w:p>
        <w:p w14:paraId="609C343C" w14:textId="6FFF7BAB" w:rsidR="009B3008" w:rsidRDefault="00D74085">
          <w:pPr>
            <w:pStyle w:val="TOC1"/>
            <w:tabs>
              <w:tab w:val="right" w:leader="dot" w:pos="8494"/>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37841055" w:history="1">
            <w:r w:rsidR="009B3008" w:rsidRPr="00FA0A68">
              <w:rPr>
                <w:rStyle w:val="Hyperlink"/>
                <w:noProof/>
              </w:rPr>
              <w:t>Danksagungen</w:t>
            </w:r>
            <w:r w:rsidR="009B3008">
              <w:rPr>
                <w:noProof/>
                <w:webHidden/>
              </w:rPr>
              <w:tab/>
            </w:r>
            <w:r w:rsidR="009B3008">
              <w:rPr>
                <w:noProof/>
                <w:webHidden/>
              </w:rPr>
              <w:fldChar w:fldCharType="begin"/>
            </w:r>
            <w:r w:rsidR="009B3008">
              <w:rPr>
                <w:noProof/>
                <w:webHidden/>
              </w:rPr>
              <w:instrText xml:space="preserve"> PAGEREF _Toc37841055 \h </w:instrText>
            </w:r>
            <w:r w:rsidR="009B3008">
              <w:rPr>
                <w:noProof/>
                <w:webHidden/>
              </w:rPr>
            </w:r>
            <w:r w:rsidR="009B3008">
              <w:rPr>
                <w:noProof/>
                <w:webHidden/>
              </w:rPr>
              <w:fldChar w:fldCharType="separate"/>
            </w:r>
            <w:r w:rsidR="009B3008">
              <w:rPr>
                <w:noProof/>
                <w:webHidden/>
              </w:rPr>
              <w:t>0</w:t>
            </w:r>
            <w:r w:rsidR="009B3008">
              <w:rPr>
                <w:noProof/>
                <w:webHidden/>
              </w:rPr>
              <w:fldChar w:fldCharType="end"/>
            </w:r>
          </w:hyperlink>
        </w:p>
        <w:p w14:paraId="638CC90C" w14:textId="0599DE1B" w:rsidR="009B3008" w:rsidRDefault="00182654">
          <w:pPr>
            <w:pStyle w:val="TOC1"/>
            <w:tabs>
              <w:tab w:val="right" w:leader="dot" w:pos="8494"/>
            </w:tabs>
            <w:rPr>
              <w:rFonts w:asciiTheme="minorHAnsi" w:eastAsiaTheme="minorEastAsia" w:hAnsiTheme="minorHAnsi"/>
              <w:noProof/>
              <w:sz w:val="22"/>
              <w:lang w:eastAsia="de-DE"/>
            </w:rPr>
          </w:pPr>
          <w:hyperlink w:anchor="_Toc37841056" w:history="1">
            <w:r w:rsidR="009B3008" w:rsidRPr="00FA0A68">
              <w:rPr>
                <w:rStyle w:val="Hyperlink"/>
                <w:noProof/>
              </w:rPr>
              <w:t>Inhalt</w:t>
            </w:r>
            <w:r w:rsidR="009B3008">
              <w:rPr>
                <w:noProof/>
                <w:webHidden/>
              </w:rPr>
              <w:tab/>
            </w:r>
            <w:r w:rsidR="009B3008">
              <w:rPr>
                <w:noProof/>
                <w:webHidden/>
              </w:rPr>
              <w:fldChar w:fldCharType="begin"/>
            </w:r>
            <w:r w:rsidR="009B3008">
              <w:rPr>
                <w:noProof/>
                <w:webHidden/>
              </w:rPr>
              <w:instrText xml:space="preserve"> PAGEREF _Toc37841056 \h </w:instrText>
            </w:r>
            <w:r w:rsidR="009B3008">
              <w:rPr>
                <w:noProof/>
                <w:webHidden/>
              </w:rPr>
            </w:r>
            <w:r w:rsidR="009B3008">
              <w:rPr>
                <w:noProof/>
                <w:webHidden/>
              </w:rPr>
              <w:fldChar w:fldCharType="separate"/>
            </w:r>
            <w:r w:rsidR="009B3008">
              <w:rPr>
                <w:noProof/>
                <w:webHidden/>
              </w:rPr>
              <w:t>1</w:t>
            </w:r>
            <w:r w:rsidR="009B3008">
              <w:rPr>
                <w:noProof/>
                <w:webHidden/>
              </w:rPr>
              <w:fldChar w:fldCharType="end"/>
            </w:r>
          </w:hyperlink>
        </w:p>
        <w:p w14:paraId="2B09B6BD" w14:textId="4C615FAF"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57" w:history="1">
            <w:r w:rsidR="009B3008" w:rsidRPr="00FA0A68">
              <w:rPr>
                <w:rStyle w:val="Hyperlink"/>
                <w:noProof/>
              </w:rPr>
              <w:t>1</w:t>
            </w:r>
            <w:r w:rsidR="009B3008">
              <w:rPr>
                <w:rFonts w:asciiTheme="minorHAnsi" w:eastAsiaTheme="minorEastAsia" w:hAnsiTheme="minorHAnsi"/>
                <w:noProof/>
                <w:sz w:val="22"/>
                <w:lang w:eastAsia="de-DE"/>
              </w:rPr>
              <w:tab/>
            </w:r>
            <w:r w:rsidR="009B3008" w:rsidRPr="00FA0A68">
              <w:rPr>
                <w:rStyle w:val="Hyperlink"/>
                <w:noProof/>
              </w:rPr>
              <w:t>Motivation</w:t>
            </w:r>
            <w:r w:rsidR="009B3008">
              <w:rPr>
                <w:noProof/>
                <w:webHidden/>
              </w:rPr>
              <w:tab/>
            </w:r>
            <w:r w:rsidR="009B3008">
              <w:rPr>
                <w:noProof/>
                <w:webHidden/>
              </w:rPr>
              <w:fldChar w:fldCharType="begin"/>
            </w:r>
            <w:r w:rsidR="009B3008">
              <w:rPr>
                <w:noProof/>
                <w:webHidden/>
              </w:rPr>
              <w:instrText xml:space="preserve"> PAGEREF _Toc37841057 \h </w:instrText>
            </w:r>
            <w:r w:rsidR="009B3008">
              <w:rPr>
                <w:noProof/>
                <w:webHidden/>
              </w:rPr>
            </w:r>
            <w:r w:rsidR="009B3008">
              <w:rPr>
                <w:noProof/>
                <w:webHidden/>
              </w:rPr>
              <w:fldChar w:fldCharType="separate"/>
            </w:r>
            <w:r w:rsidR="009B3008">
              <w:rPr>
                <w:noProof/>
                <w:webHidden/>
              </w:rPr>
              <w:t>1</w:t>
            </w:r>
            <w:r w:rsidR="009B3008">
              <w:rPr>
                <w:noProof/>
                <w:webHidden/>
              </w:rPr>
              <w:fldChar w:fldCharType="end"/>
            </w:r>
          </w:hyperlink>
        </w:p>
        <w:p w14:paraId="2EB44149" w14:textId="05E8E078"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58" w:history="1">
            <w:r w:rsidR="009B3008" w:rsidRPr="00FA0A68">
              <w:rPr>
                <w:rStyle w:val="Hyperlink"/>
                <w:noProof/>
              </w:rPr>
              <w:t>2</w:t>
            </w:r>
            <w:r w:rsidR="009B3008">
              <w:rPr>
                <w:rFonts w:asciiTheme="minorHAnsi" w:eastAsiaTheme="minorEastAsia" w:hAnsiTheme="minorHAnsi"/>
                <w:noProof/>
                <w:sz w:val="22"/>
                <w:lang w:eastAsia="de-DE"/>
              </w:rPr>
              <w:tab/>
            </w:r>
            <w:r w:rsidR="009B3008" w:rsidRPr="00FA0A68">
              <w:rPr>
                <w:rStyle w:val="Hyperlink"/>
                <w:noProof/>
              </w:rPr>
              <w:t>Theoretischer Hintergrund</w:t>
            </w:r>
            <w:r w:rsidR="009B3008">
              <w:rPr>
                <w:noProof/>
                <w:webHidden/>
              </w:rPr>
              <w:tab/>
            </w:r>
            <w:r w:rsidR="009B3008">
              <w:rPr>
                <w:noProof/>
                <w:webHidden/>
              </w:rPr>
              <w:fldChar w:fldCharType="begin"/>
            </w:r>
            <w:r w:rsidR="009B3008">
              <w:rPr>
                <w:noProof/>
                <w:webHidden/>
              </w:rPr>
              <w:instrText xml:space="preserve"> PAGEREF _Toc37841058 \h </w:instrText>
            </w:r>
            <w:r w:rsidR="009B3008">
              <w:rPr>
                <w:noProof/>
                <w:webHidden/>
              </w:rPr>
            </w:r>
            <w:r w:rsidR="009B3008">
              <w:rPr>
                <w:noProof/>
                <w:webHidden/>
              </w:rPr>
              <w:fldChar w:fldCharType="separate"/>
            </w:r>
            <w:r w:rsidR="009B3008">
              <w:rPr>
                <w:noProof/>
                <w:webHidden/>
              </w:rPr>
              <w:t>2</w:t>
            </w:r>
            <w:r w:rsidR="009B3008">
              <w:rPr>
                <w:noProof/>
                <w:webHidden/>
              </w:rPr>
              <w:fldChar w:fldCharType="end"/>
            </w:r>
          </w:hyperlink>
        </w:p>
        <w:p w14:paraId="54395214" w14:textId="1EFDEA99"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59" w:history="1">
            <w:r w:rsidR="009B3008" w:rsidRPr="00FA0A68">
              <w:rPr>
                <w:rStyle w:val="Hyperlink"/>
                <w:noProof/>
              </w:rPr>
              <w:t>2.1</w:t>
            </w:r>
            <w:r w:rsidR="009B3008">
              <w:rPr>
                <w:rFonts w:asciiTheme="minorHAnsi" w:eastAsiaTheme="minorEastAsia" w:hAnsiTheme="minorHAnsi"/>
                <w:noProof/>
                <w:sz w:val="22"/>
                <w:lang w:eastAsia="de-DE"/>
              </w:rPr>
              <w:tab/>
            </w:r>
            <w:r w:rsidR="009B3008" w:rsidRPr="00FA0A68">
              <w:rPr>
                <w:rStyle w:val="Hyperlink"/>
                <w:noProof/>
              </w:rPr>
              <w:t>Aufbau des optischen Rauchmelders</w:t>
            </w:r>
            <w:r w:rsidR="009B3008">
              <w:rPr>
                <w:noProof/>
                <w:webHidden/>
              </w:rPr>
              <w:tab/>
            </w:r>
            <w:r w:rsidR="009B3008">
              <w:rPr>
                <w:noProof/>
                <w:webHidden/>
              </w:rPr>
              <w:fldChar w:fldCharType="begin"/>
            </w:r>
            <w:r w:rsidR="009B3008">
              <w:rPr>
                <w:noProof/>
                <w:webHidden/>
              </w:rPr>
              <w:instrText xml:space="preserve"> PAGEREF _Toc37841059 \h </w:instrText>
            </w:r>
            <w:r w:rsidR="009B3008">
              <w:rPr>
                <w:noProof/>
                <w:webHidden/>
              </w:rPr>
            </w:r>
            <w:r w:rsidR="009B3008">
              <w:rPr>
                <w:noProof/>
                <w:webHidden/>
              </w:rPr>
              <w:fldChar w:fldCharType="separate"/>
            </w:r>
            <w:r w:rsidR="009B3008">
              <w:rPr>
                <w:noProof/>
                <w:webHidden/>
              </w:rPr>
              <w:t>2</w:t>
            </w:r>
            <w:r w:rsidR="009B3008">
              <w:rPr>
                <w:noProof/>
                <w:webHidden/>
              </w:rPr>
              <w:fldChar w:fldCharType="end"/>
            </w:r>
          </w:hyperlink>
        </w:p>
        <w:p w14:paraId="360EAAD3" w14:textId="204CFE49"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60" w:history="1">
            <w:r w:rsidR="009B3008" w:rsidRPr="00FA0A68">
              <w:rPr>
                <w:rStyle w:val="Hyperlink"/>
                <w:noProof/>
              </w:rPr>
              <w:t>2.2</w:t>
            </w:r>
            <w:r w:rsidR="009B3008">
              <w:rPr>
                <w:rFonts w:asciiTheme="minorHAnsi" w:eastAsiaTheme="minorEastAsia" w:hAnsiTheme="minorHAnsi"/>
                <w:noProof/>
                <w:sz w:val="22"/>
                <w:lang w:eastAsia="de-DE"/>
              </w:rPr>
              <w:tab/>
            </w:r>
            <w:r w:rsidR="009B3008" w:rsidRPr="00FA0A68">
              <w:rPr>
                <w:rStyle w:val="Hyperlink"/>
                <w:noProof/>
              </w:rPr>
              <w:t>Eigenschaften des Nephelometers</w:t>
            </w:r>
            <w:r w:rsidR="009B3008">
              <w:rPr>
                <w:noProof/>
                <w:webHidden/>
              </w:rPr>
              <w:tab/>
            </w:r>
            <w:r w:rsidR="009B3008">
              <w:rPr>
                <w:noProof/>
                <w:webHidden/>
              </w:rPr>
              <w:fldChar w:fldCharType="begin"/>
            </w:r>
            <w:r w:rsidR="009B3008">
              <w:rPr>
                <w:noProof/>
                <w:webHidden/>
              </w:rPr>
              <w:instrText xml:space="preserve"> PAGEREF _Toc37841060 \h </w:instrText>
            </w:r>
            <w:r w:rsidR="009B3008">
              <w:rPr>
                <w:noProof/>
                <w:webHidden/>
              </w:rPr>
            </w:r>
            <w:r w:rsidR="009B3008">
              <w:rPr>
                <w:noProof/>
                <w:webHidden/>
              </w:rPr>
              <w:fldChar w:fldCharType="separate"/>
            </w:r>
            <w:r w:rsidR="009B3008">
              <w:rPr>
                <w:noProof/>
                <w:webHidden/>
              </w:rPr>
              <w:t>4</w:t>
            </w:r>
            <w:r w:rsidR="009B3008">
              <w:rPr>
                <w:noProof/>
                <w:webHidden/>
              </w:rPr>
              <w:fldChar w:fldCharType="end"/>
            </w:r>
          </w:hyperlink>
        </w:p>
        <w:p w14:paraId="6BBC2728" w14:textId="60F5B18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61" w:history="1">
            <w:r w:rsidR="009B3008" w:rsidRPr="00FA0A68">
              <w:rPr>
                <w:rStyle w:val="Hyperlink"/>
                <w:noProof/>
              </w:rPr>
              <w:t>2.2.1</w:t>
            </w:r>
            <w:r w:rsidR="009B3008">
              <w:rPr>
                <w:rFonts w:asciiTheme="minorHAnsi" w:eastAsiaTheme="minorEastAsia" w:hAnsiTheme="minorHAnsi"/>
                <w:noProof/>
                <w:sz w:val="22"/>
                <w:lang w:eastAsia="de-DE"/>
              </w:rPr>
              <w:tab/>
            </w:r>
            <w:r w:rsidR="009B3008" w:rsidRPr="00FA0A68">
              <w:rPr>
                <w:rStyle w:val="Hyperlink"/>
                <w:noProof/>
              </w:rPr>
              <w:t>Integration über die Zeit</w:t>
            </w:r>
            <w:r w:rsidR="009B3008">
              <w:rPr>
                <w:noProof/>
                <w:webHidden/>
              </w:rPr>
              <w:tab/>
            </w:r>
            <w:r w:rsidR="009B3008">
              <w:rPr>
                <w:noProof/>
                <w:webHidden/>
              </w:rPr>
              <w:fldChar w:fldCharType="begin"/>
            </w:r>
            <w:r w:rsidR="009B3008">
              <w:rPr>
                <w:noProof/>
                <w:webHidden/>
              </w:rPr>
              <w:instrText xml:space="preserve"> PAGEREF _Toc37841061 \h </w:instrText>
            </w:r>
            <w:r w:rsidR="009B3008">
              <w:rPr>
                <w:noProof/>
                <w:webHidden/>
              </w:rPr>
            </w:r>
            <w:r w:rsidR="009B3008">
              <w:rPr>
                <w:noProof/>
                <w:webHidden/>
              </w:rPr>
              <w:fldChar w:fldCharType="separate"/>
            </w:r>
            <w:r w:rsidR="009B3008">
              <w:rPr>
                <w:noProof/>
                <w:webHidden/>
              </w:rPr>
              <w:t>4</w:t>
            </w:r>
            <w:r w:rsidR="009B3008">
              <w:rPr>
                <w:noProof/>
                <w:webHidden/>
              </w:rPr>
              <w:fldChar w:fldCharType="end"/>
            </w:r>
          </w:hyperlink>
        </w:p>
        <w:p w14:paraId="2C3726D0" w14:textId="241D729E"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62" w:history="1">
            <w:r w:rsidR="009B3008" w:rsidRPr="00FA0A68">
              <w:rPr>
                <w:rStyle w:val="Hyperlink"/>
                <w:noProof/>
              </w:rPr>
              <w:t>2.3</w:t>
            </w:r>
            <w:r w:rsidR="009B3008">
              <w:rPr>
                <w:rFonts w:asciiTheme="minorHAnsi" w:eastAsiaTheme="minorEastAsia" w:hAnsiTheme="minorHAnsi"/>
                <w:noProof/>
                <w:sz w:val="22"/>
                <w:lang w:eastAsia="de-DE"/>
              </w:rPr>
              <w:tab/>
            </w:r>
            <w:r w:rsidR="009B3008" w:rsidRPr="00FA0A68">
              <w:rPr>
                <w:rStyle w:val="Hyperlink"/>
                <w:noProof/>
              </w:rPr>
              <w:t>Terahertz-Strahlung</w:t>
            </w:r>
            <w:r w:rsidR="009B3008">
              <w:rPr>
                <w:noProof/>
                <w:webHidden/>
              </w:rPr>
              <w:tab/>
            </w:r>
            <w:r w:rsidR="009B3008">
              <w:rPr>
                <w:noProof/>
                <w:webHidden/>
              </w:rPr>
              <w:fldChar w:fldCharType="begin"/>
            </w:r>
            <w:r w:rsidR="009B3008">
              <w:rPr>
                <w:noProof/>
                <w:webHidden/>
              </w:rPr>
              <w:instrText xml:space="preserve"> PAGEREF _Toc37841062 \h </w:instrText>
            </w:r>
            <w:r w:rsidR="009B3008">
              <w:rPr>
                <w:noProof/>
                <w:webHidden/>
              </w:rPr>
            </w:r>
            <w:r w:rsidR="009B3008">
              <w:rPr>
                <w:noProof/>
                <w:webHidden/>
              </w:rPr>
              <w:fldChar w:fldCharType="separate"/>
            </w:r>
            <w:r w:rsidR="009B3008">
              <w:rPr>
                <w:noProof/>
                <w:webHidden/>
              </w:rPr>
              <w:t>7</w:t>
            </w:r>
            <w:r w:rsidR="009B3008">
              <w:rPr>
                <w:noProof/>
                <w:webHidden/>
              </w:rPr>
              <w:fldChar w:fldCharType="end"/>
            </w:r>
          </w:hyperlink>
        </w:p>
        <w:p w14:paraId="5AD8C803" w14:textId="7F4CD2FE"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63" w:history="1">
            <w:r w:rsidR="009B3008" w:rsidRPr="00FA0A68">
              <w:rPr>
                <w:rStyle w:val="Hyperlink"/>
                <w:noProof/>
              </w:rPr>
              <w:t>2.3.1</w:t>
            </w:r>
            <w:r w:rsidR="009B3008">
              <w:rPr>
                <w:rFonts w:asciiTheme="minorHAnsi" w:eastAsiaTheme="minorEastAsia" w:hAnsiTheme="minorHAnsi"/>
                <w:noProof/>
                <w:sz w:val="22"/>
                <w:lang w:eastAsia="de-DE"/>
              </w:rPr>
              <w:tab/>
            </w:r>
            <w:r w:rsidR="009B3008" w:rsidRPr="00FA0A68">
              <w:rPr>
                <w:rStyle w:val="Hyperlink"/>
                <w:noProof/>
              </w:rPr>
              <w:t>Erzeugung von Terahertz-Strahlung</w:t>
            </w:r>
            <w:r w:rsidR="009B3008">
              <w:rPr>
                <w:noProof/>
                <w:webHidden/>
              </w:rPr>
              <w:tab/>
            </w:r>
            <w:r w:rsidR="009B3008">
              <w:rPr>
                <w:noProof/>
                <w:webHidden/>
              </w:rPr>
              <w:fldChar w:fldCharType="begin"/>
            </w:r>
            <w:r w:rsidR="009B3008">
              <w:rPr>
                <w:noProof/>
                <w:webHidden/>
              </w:rPr>
              <w:instrText xml:space="preserve"> PAGEREF _Toc37841063 \h </w:instrText>
            </w:r>
            <w:r w:rsidR="009B3008">
              <w:rPr>
                <w:noProof/>
                <w:webHidden/>
              </w:rPr>
            </w:r>
            <w:r w:rsidR="009B3008">
              <w:rPr>
                <w:noProof/>
                <w:webHidden/>
              </w:rPr>
              <w:fldChar w:fldCharType="separate"/>
            </w:r>
            <w:r w:rsidR="009B3008">
              <w:rPr>
                <w:noProof/>
                <w:webHidden/>
              </w:rPr>
              <w:t>9</w:t>
            </w:r>
            <w:r w:rsidR="009B3008">
              <w:rPr>
                <w:noProof/>
                <w:webHidden/>
              </w:rPr>
              <w:fldChar w:fldCharType="end"/>
            </w:r>
          </w:hyperlink>
        </w:p>
        <w:p w14:paraId="497DFBBF" w14:textId="29AA3943"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64" w:history="1">
            <w:r w:rsidR="009B3008" w:rsidRPr="00FA0A68">
              <w:rPr>
                <w:rStyle w:val="Hyperlink"/>
                <w:noProof/>
              </w:rPr>
              <w:t>2.3.2</w:t>
            </w:r>
            <w:r w:rsidR="009B3008">
              <w:rPr>
                <w:rFonts w:asciiTheme="minorHAnsi" w:eastAsiaTheme="minorEastAsia" w:hAnsiTheme="minorHAnsi"/>
                <w:noProof/>
                <w:sz w:val="22"/>
                <w:lang w:eastAsia="de-DE"/>
              </w:rPr>
              <w:tab/>
            </w:r>
            <w:r w:rsidR="009B3008" w:rsidRPr="00FA0A68">
              <w:rPr>
                <w:rStyle w:val="Hyperlink"/>
                <w:noProof/>
              </w:rPr>
              <w:t>Detektion von Terahertz-Strahlung</w:t>
            </w:r>
            <w:r w:rsidR="009B3008">
              <w:rPr>
                <w:noProof/>
                <w:webHidden/>
              </w:rPr>
              <w:tab/>
            </w:r>
            <w:r w:rsidR="009B3008">
              <w:rPr>
                <w:noProof/>
                <w:webHidden/>
              </w:rPr>
              <w:fldChar w:fldCharType="begin"/>
            </w:r>
            <w:r w:rsidR="009B3008">
              <w:rPr>
                <w:noProof/>
                <w:webHidden/>
              </w:rPr>
              <w:instrText xml:space="preserve"> PAGEREF _Toc37841064 \h </w:instrText>
            </w:r>
            <w:r w:rsidR="009B3008">
              <w:rPr>
                <w:noProof/>
                <w:webHidden/>
              </w:rPr>
            </w:r>
            <w:r w:rsidR="009B3008">
              <w:rPr>
                <w:noProof/>
                <w:webHidden/>
              </w:rPr>
              <w:fldChar w:fldCharType="separate"/>
            </w:r>
            <w:r w:rsidR="009B3008">
              <w:rPr>
                <w:noProof/>
                <w:webHidden/>
              </w:rPr>
              <w:t>11</w:t>
            </w:r>
            <w:r w:rsidR="009B3008">
              <w:rPr>
                <w:noProof/>
                <w:webHidden/>
              </w:rPr>
              <w:fldChar w:fldCharType="end"/>
            </w:r>
          </w:hyperlink>
        </w:p>
        <w:p w14:paraId="012FB45E" w14:textId="0A93435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65" w:history="1">
            <w:r w:rsidR="009B3008" w:rsidRPr="00FA0A68">
              <w:rPr>
                <w:rStyle w:val="Hyperlink"/>
                <w:noProof/>
              </w:rPr>
              <w:t>2.3.3</w:t>
            </w:r>
            <w:r w:rsidR="009B3008">
              <w:rPr>
                <w:rFonts w:asciiTheme="minorHAnsi" w:eastAsiaTheme="minorEastAsia" w:hAnsiTheme="minorHAnsi"/>
                <w:noProof/>
                <w:sz w:val="22"/>
                <w:lang w:eastAsia="de-DE"/>
              </w:rPr>
              <w:tab/>
            </w:r>
            <w:r w:rsidR="009B3008" w:rsidRPr="00FA0A68">
              <w:rPr>
                <w:rStyle w:val="Hyperlink"/>
                <w:noProof/>
              </w:rPr>
              <w:t>Bildgebende Verfahren</w:t>
            </w:r>
            <w:r w:rsidR="009B3008">
              <w:rPr>
                <w:noProof/>
                <w:webHidden/>
              </w:rPr>
              <w:tab/>
            </w:r>
            <w:r w:rsidR="009B3008">
              <w:rPr>
                <w:noProof/>
                <w:webHidden/>
              </w:rPr>
              <w:fldChar w:fldCharType="begin"/>
            </w:r>
            <w:r w:rsidR="009B3008">
              <w:rPr>
                <w:noProof/>
                <w:webHidden/>
              </w:rPr>
              <w:instrText xml:space="preserve"> PAGEREF _Toc37841065 \h </w:instrText>
            </w:r>
            <w:r w:rsidR="009B3008">
              <w:rPr>
                <w:noProof/>
                <w:webHidden/>
              </w:rPr>
            </w:r>
            <w:r w:rsidR="009B3008">
              <w:rPr>
                <w:noProof/>
                <w:webHidden/>
              </w:rPr>
              <w:fldChar w:fldCharType="separate"/>
            </w:r>
            <w:r w:rsidR="009B3008">
              <w:rPr>
                <w:noProof/>
                <w:webHidden/>
              </w:rPr>
              <w:t>11</w:t>
            </w:r>
            <w:r w:rsidR="009B3008">
              <w:rPr>
                <w:noProof/>
                <w:webHidden/>
              </w:rPr>
              <w:fldChar w:fldCharType="end"/>
            </w:r>
          </w:hyperlink>
        </w:p>
        <w:p w14:paraId="1E2735CB" w14:textId="46896EC5"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66" w:history="1">
            <w:r w:rsidR="009B3008" w:rsidRPr="00FA0A68">
              <w:rPr>
                <w:rStyle w:val="Hyperlink"/>
                <w:noProof/>
              </w:rPr>
              <w:t>3</w:t>
            </w:r>
            <w:r w:rsidR="009B3008">
              <w:rPr>
                <w:rFonts w:asciiTheme="minorHAnsi" w:eastAsiaTheme="minorEastAsia" w:hAnsiTheme="minorHAnsi"/>
                <w:noProof/>
                <w:sz w:val="22"/>
                <w:lang w:eastAsia="de-DE"/>
              </w:rPr>
              <w:tab/>
            </w:r>
            <w:r w:rsidR="009B3008" w:rsidRPr="00FA0A68">
              <w:rPr>
                <w:rStyle w:val="Hyperlink"/>
                <w:noProof/>
              </w:rPr>
              <w:t>Projekt</w:t>
            </w:r>
            <w:r w:rsidR="009B3008">
              <w:rPr>
                <w:noProof/>
                <w:webHidden/>
              </w:rPr>
              <w:tab/>
            </w:r>
            <w:r w:rsidR="009B3008">
              <w:rPr>
                <w:noProof/>
                <w:webHidden/>
              </w:rPr>
              <w:fldChar w:fldCharType="begin"/>
            </w:r>
            <w:r w:rsidR="009B3008">
              <w:rPr>
                <w:noProof/>
                <w:webHidden/>
              </w:rPr>
              <w:instrText xml:space="preserve"> PAGEREF _Toc37841066 \h </w:instrText>
            </w:r>
            <w:r w:rsidR="009B3008">
              <w:rPr>
                <w:noProof/>
                <w:webHidden/>
              </w:rPr>
            </w:r>
            <w:r w:rsidR="009B3008">
              <w:rPr>
                <w:noProof/>
                <w:webHidden/>
              </w:rPr>
              <w:fldChar w:fldCharType="separate"/>
            </w:r>
            <w:r w:rsidR="009B3008">
              <w:rPr>
                <w:noProof/>
                <w:webHidden/>
              </w:rPr>
              <w:t>13</w:t>
            </w:r>
            <w:r w:rsidR="009B3008">
              <w:rPr>
                <w:noProof/>
                <w:webHidden/>
              </w:rPr>
              <w:fldChar w:fldCharType="end"/>
            </w:r>
          </w:hyperlink>
        </w:p>
        <w:p w14:paraId="614776B3" w14:textId="315EA708"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67" w:history="1">
            <w:r w:rsidR="009B3008" w:rsidRPr="00FA0A68">
              <w:rPr>
                <w:rStyle w:val="Hyperlink"/>
                <w:noProof/>
              </w:rPr>
              <w:t>3.1</w:t>
            </w:r>
            <w:r w:rsidR="009B3008">
              <w:rPr>
                <w:rFonts w:asciiTheme="minorHAnsi" w:eastAsiaTheme="minorEastAsia" w:hAnsiTheme="minorHAnsi"/>
                <w:noProof/>
                <w:sz w:val="22"/>
                <w:lang w:eastAsia="de-DE"/>
              </w:rPr>
              <w:tab/>
            </w:r>
            <w:r w:rsidR="009B3008" w:rsidRPr="00FA0A68">
              <w:rPr>
                <w:rStyle w:val="Hyperlink"/>
                <w:noProof/>
              </w:rPr>
              <w:t>Ziele und Projektmanagement</w:t>
            </w:r>
            <w:r w:rsidR="009B3008">
              <w:rPr>
                <w:noProof/>
                <w:webHidden/>
              </w:rPr>
              <w:tab/>
            </w:r>
            <w:r w:rsidR="009B3008">
              <w:rPr>
                <w:noProof/>
                <w:webHidden/>
              </w:rPr>
              <w:fldChar w:fldCharType="begin"/>
            </w:r>
            <w:r w:rsidR="009B3008">
              <w:rPr>
                <w:noProof/>
                <w:webHidden/>
              </w:rPr>
              <w:instrText xml:space="preserve"> PAGEREF _Toc37841067 \h </w:instrText>
            </w:r>
            <w:r w:rsidR="009B3008">
              <w:rPr>
                <w:noProof/>
                <w:webHidden/>
              </w:rPr>
            </w:r>
            <w:r w:rsidR="009B3008">
              <w:rPr>
                <w:noProof/>
                <w:webHidden/>
              </w:rPr>
              <w:fldChar w:fldCharType="separate"/>
            </w:r>
            <w:r w:rsidR="009B3008">
              <w:rPr>
                <w:noProof/>
                <w:webHidden/>
              </w:rPr>
              <w:t>13</w:t>
            </w:r>
            <w:r w:rsidR="009B3008">
              <w:rPr>
                <w:noProof/>
                <w:webHidden/>
              </w:rPr>
              <w:fldChar w:fldCharType="end"/>
            </w:r>
          </w:hyperlink>
        </w:p>
        <w:p w14:paraId="0DA1A116" w14:textId="18740143"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68" w:history="1">
            <w:r w:rsidR="009B3008" w:rsidRPr="00FA0A68">
              <w:rPr>
                <w:rStyle w:val="Hyperlink"/>
                <w:noProof/>
              </w:rPr>
              <w:t>3.2</w:t>
            </w:r>
            <w:r w:rsidR="009B3008">
              <w:rPr>
                <w:rFonts w:asciiTheme="minorHAnsi" w:eastAsiaTheme="minorEastAsia" w:hAnsiTheme="minorHAnsi"/>
                <w:noProof/>
                <w:sz w:val="22"/>
                <w:lang w:eastAsia="de-DE"/>
              </w:rPr>
              <w:tab/>
            </w:r>
            <w:r w:rsidR="009B3008" w:rsidRPr="00FA0A68">
              <w:rPr>
                <w:rStyle w:val="Hyperlink"/>
                <w:noProof/>
              </w:rPr>
              <w:t>Kostenplanung und Kostenrechnung</w:t>
            </w:r>
            <w:r w:rsidR="009B3008">
              <w:rPr>
                <w:noProof/>
                <w:webHidden/>
              </w:rPr>
              <w:tab/>
            </w:r>
            <w:r w:rsidR="009B3008">
              <w:rPr>
                <w:noProof/>
                <w:webHidden/>
              </w:rPr>
              <w:fldChar w:fldCharType="begin"/>
            </w:r>
            <w:r w:rsidR="009B3008">
              <w:rPr>
                <w:noProof/>
                <w:webHidden/>
              </w:rPr>
              <w:instrText xml:space="preserve"> PAGEREF _Toc37841068 \h </w:instrText>
            </w:r>
            <w:r w:rsidR="009B3008">
              <w:rPr>
                <w:noProof/>
                <w:webHidden/>
              </w:rPr>
            </w:r>
            <w:r w:rsidR="009B3008">
              <w:rPr>
                <w:noProof/>
                <w:webHidden/>
              </w:rPr>
              <w:fldChar w:fldCharType="separate"/>
            </w:r>
            <w:r w:rsidR="009B3008">
              <w:rPr>
                <w:noProof/>
                <w:webHidden/>
              </w:rPr>
              <w:t>16</w:t>
            </w:r>
            <w:r w:rsidR="009B3008">
              <w:rPr>
                <w:noProof/>
                <w:webHidden/>
              </w:rPr>
              <w:fldChar w:fldCharType="end"/>
            </w:r>
          </w:hyperlink>
        </w:p>
        <w:p w14:paraId="0CAD81F1" w14:textId="48EE4B8F"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69" w:history="1">
            <w:r w:rsidR="009B3008" w:rsidRPr="00FA0A68">
              <w:rPr>
                <w:rStyle w:val="Hyperlink"/>
                <w:noProof/>
              </w:rPr>
              <w:t>3.3</w:t>
            </w:r>
            <w:r w:rsidR="009B3008">
              <w:rPr>
                <w:rFonts w:asciiTheme="minorHAnsi" w:eastAsiaTheme="minorEastAsia" w:hAnsiTheme="minorHAnsi"/>
                <w:noProof/>
                <w:sz w:val="22"/>
                <w:lang w:eastAsia="de-DE"/>
              </w:rPr>
              <w:tab/>
            </w:r>
            <w:r w:rsidR="009B3008" w:rsidRPr="00FA0A68">
              <w:rPr>
                <w:rStyle w:val="Hyperlink"/>
                <w:noProof/>
              </w:rPr>
              <w:t>Qualitätssicherung</w:t>
            </w:r>
            <w:r w:rsidR="009B3008">
              <w:rPr>
                <w:noProof/>
                <w:webHidden/>
              </w:rPr>
              <w:tab/>
            </w:r>
            <w:r w:rsidR="009B3008">
              <w:rPr>
                <w:noProof/>
                <w:webHidden/>
              </w:rPr>
              <w:fldChar w:fldCharType="begin"/>
            </w:r>
            <w:r w:rsidR="009B3008">
              <w:rPr>
                <w:noProof/>
                <w:webHidden/>
              </w:rPr>
              <w:instrText xml:space="preserve"> PAGEREF _Toc37841069 \h </w:instrText>
            </w:r>
            <w:r w:rsidR="009B3008">
              <w:rPr>
                <w:noProof/>
                <w:webHidden/>
              </w:rPr>
            </w:r>
            <w:r w:rsidR="009B3008">
              <w:rPr>
                <w:noProof/>
                <w:webHidden/>
              </w:rPr>
              <w:fldChar w:fldCharType="separate"/>
            </w:r>
            <w:r w:rsidR="009B3008">
              <w:rPr>
                <w:noProof/>
                <w:webHidden/>
              </w:rPr>
              <w:t>17</w:t>
            </w:r>
            <w:r w:rsidR="009B3008">
              <w:rPr>
                <w:noProof/>
                <w:webHidden/>
              </w:rPr>
              <w:fldChar w:fldCharType="end"/>
            </w:r>
          </w:hyperlink>
        </w:p>
        <w:p w14:paraId="775EAFD2" w14:textId="52A41EA1"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70" w:history="1">
            <w:r w:rsidR="009B3008" w:rsidRPr="00FA0A68">
              <w:rPr>
                <w:rStyle w:val="Hyperlink"/>
                <w:noProof/>
              </w:rPr>
              <w:t>4</w:t>
            </w:r>
            <w:r w:rsidR="009B3008">
              <w:rPr>
                <w:rFonts w:asciiTheme="minorHAnsi" w:eastAsiaTheme="minorEastAsia" w:hAnsiTheme="minorHAnsi"/>
                <w:noProof/>
                <w:sz w:val="22"/>
                <w:lang w:eastAsia="de-DE"/>
              </w:rPr>
              <w:tab/>
            </w:r>
            <w:r w:rsidR="009B3008" w:rsidRPr="00FA0A68">
              <w:rPr>
                <w:rStyle w:val="Hyperlink"/>
                <w:noProof/>
              </w:rPr>
              <w:t>Durchführung</w:t>
            </w:r>
            <w:r w:rsidR="009B3008">
              <w:rPr>
                <w:noProof/>
                <w:webHidden/>
              </w:rPr>
              <w:tab/>
            </w:r>
            <w:r w:rsidR="009B3008">
              <w:rPr>
                <w:noProof/>
                <w:webHidden/>
              </w:rPr>
              <w:fldChar w:fldCharType="begin"/>
            </w:r>
            <w:r w:rsidR="009B3008">
              <w:rPr>
                <w:noProof/>
                <w:webHidden/>
              </w:rPr>
              <w:instrText xml:space="preserve"> PAGEREF _Toc37841070 \h </w:instrText>
            </w:r>
            <w:r w:rsidR="009B3008">
              <w:rPr>
                <w:noProof/>
                <w:webHidden/>
              </w:rPr>
            </w:r>
            <w:r w:rsidR="009B3008">
              <w:rPr>
                <w:noProof/>
                <w:webHidden/>
              </w:rPr>
              <w:fldChar w:fldCharType="separate"/>
            </w:r>
            <w:r w:rsidR="009B3008">
              <w:rPr>
                <w:noProof/>
                <w:webHidden/>
              </w:rPr>
              <w:t>18</w:t>
            </w:r>
            <w:r w:rsidR="009B3008">
              <w:rPr>
                <w:noProof/>
                <w:webHidden/>
              </w:rPr>
              <w:fldChar w:fldCharType="end"/>
            </w:r>
          </w:hyperlink>
        </w:p>
        <w:p w14:paraId="068C111D" w14:textId="0923BA5C"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71" w:history="1">
            <w:r w:rsidR="009B3008" w:rsidRPr="00FA0A68">
              <w:rPr>
                <w:rStyle w:val="Hyperlink"/>
                <w:noProof/>
              </w:rPr>
              <w:t>4.1</w:t>
            </w:r>
            <w:r w:rsidR="009B3008">
              <w:rPr>
                <w:rFonts w:asciiTheme="minorHAnsi" w:eastAsiaTheme="minorEastAsia" w:hAnsiTheme="minorHAnsi"/>
                <w:noProof/>
                <w:sz w:val="22"/>
                <w:lang w:eastAsia="de-DE"/>
              </w:rPr>
              <w:tab/>
            </w:r>
            <w:r w:rsidR="009B3008" w:rsidRPr="00FA0A68">
              <w:rPr>
                <w:rStyle w:val="Hyperlink"/>
                <w:noProof/>
              </w:rPr>
              <w:t>Durchführung Gestell</w:t>
            </w:r>
            <w:r w:rsidR="009B3008">
              <w:rPr>
                <w:noProof/>
                <w:webHidden/>
              </w:rPr>
              <w:tab/>
            </w:r>
            <w:r w:rsidR="009B3008">
              <w:rPr>
                <w:noProof/>
                <w:webHidden/>
              </w:rPr>
              <w:fldChar w:fldCharType="begin"/>
            </w:r>
            <w:r w:rsidR="009B3008">
              <w:rPr>
                <w:noProof/>
                <w:webHidden/>
              </w:rPr>
              <w:instrText xml:space="preserve"> PAGEREF _Toc37841071 \h </w:instrText>
            </w:r>
            <w:r w:rsidR="009B3008">
              <w:rPr>
                <w:noProof/>
                <w:webHidden/>
              </w:rPr>
            </w:r>
            <w:r w:rsidR="009B3008">
              <w:rPr>
                <w:noProof/>
                <w:webHidden/>
              </w:rPr>
              <w:fldChar w:fldCharType="separate"/>
            </w:r>
            <w:r w:rsidR="009B3008">
              <w:rPr>
                <w:noProof/>
                <w:webHidden/>
              </w:rPr>
              <w:t>18</w:t>
            </w:r>
            <w:r w:rsidR="009B3008">
              <w:rPr>
                <w:noProof/>
                <w:webHidden/>
              </w:rPr>
              <w:fldChar w:fldCharType="end"/>
            </w:r>
          </w:hyperlink>
        </w:p>
        <w:p w14:paraId="467948E5" w14:textId="5B78503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2" w:history="1">
            <w:r w:rsidR="009B3008" w:rsidRPr="00FA0A68">
              <w:rPr>
                <w:rStyle w:val="Hyperlink"/>
                <w:noProof/>
              </w:rPr>
              <w:t>4.1.1</w:t>
            </w:r>
            <w:r w:rsidR="009B3008">
              <w:rPr>
                <w:rFonts w:asciiTheme="minorHAnsi" w:eastAsiaTheme="minorEastAsia" w:hAnsiTheme="minorHAnsi"/>
                <w:noProof/>
                <w:sz w:val="22"/>
                <w:lang w:eastAsia="de-DE"/>
              </w:rPr>
              <w:tab/>
            </w:r>
            <w:r w:rsidR="009B3008" w:rsidRPr="00FA0A68">
              <w:rPr>
                <w:rStyle w:val="Hyperlink"/>
                <w:noProof/>
              </w:rPr>
              <w:t>Verwendete Materialien</w:t>
            </w:r>
            <w:r w:rsidR="009B3008">
              <w:rPr>
                <w:noProof/>
                <w:webHidden/>
              </w:rPr>
              <w:tab/>
            </w:r>
            <w:r w:rsidR="009B3008">
              <w:rPr>
                <w:noProof/>
                <w:webHidden/>
              </w:rPr>
              <w:fldChar w:fldCharType="begin"/>
            </w:r>
            <w:r w:rsidR="009B3008">
              <w:rPr>
                <w:noProof/>
                <w:webHidden/>
              </w:rPr>
              <w:instrText xml:space="preserve"> PAGEREF _Toc37841072 \h </w:instrText>
            </w:r>
            <w:r w:rsidR="009B3008">
              <w:rPr>
                <w:noProof/>
                <w:webHidden/>
              </w:rPr>
            </w:r>
            <w:r w:rsidR="009B3008">
              <w:rPr>
                <w:noProof/>
                <w:webHidden/>
              </w:rPr>
              <w:fldChar w:fldCharType="separate"/>
            </w:r>
            <w:r w:rsidR="009B3008">
              <w:rPr>
                <w:noProof/>
                <w:webHidden/>
              </w:rPr>
              <w:t>19</w:t>
            </w:r>
            <w:r w:rsidR="009B3008">
              <w:rPr>
                <w:noProof/>
                <w:webHidden/>
              </w:rPr>
              <w:fldChar w:fldCharType="end"/>
            </w:r>
          </w:hyperlink>
        </w:p>
        <w:p w14:paraId="35EE5E58" w14:textId="059462F8"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3" w:history="1">
            <w:r w:rsidR="009B3008" w:rsidRPr="00FA0A68">
              <w:rPr>
                <w:rStyle w:val="Hyperlink"/>
                <w:rFonts w:eastAsia="Cambria"/>
                <w:noProof/>
              </w:rPr>
              <w:t>4.1.2</w:t>
            </w:r>
            <w:r w:rsidR="009B3008">
              <w:rPr>
                <w:rFonts w:asciiTheme="minorHAnsi" w:eastAsiaTheme="minorEastAsia" w:hAnsiTheme="minorHAnsi"/>
                <w:noProof/>
                <w:sz w:val="22"/>
                <w:lang w:eastAsia="de-DE"/>
              </w:rPr>
              <w:tab/>
            </w:r>
            <w:r w:rsidR="009B3008" w:rsidRPr="00FA0A68">
              <w:rPr>
                <w:rStyle w:val="Hyperlink"/>
                <w:rFonts w:eastAsia="Cambria"/>
                <w:noProof/>
              </w:rPr>
              <w:t>Aufbau des Gestells</w:t>
            </w:r>
            <w:r w:rsidR="009B3008">
              <w:rPr>
                <w:noProof/>
                <w:webHidden/>
              </w:rPr>
              <w:tab/>
            </w:r>
            <w:r w:rsidR="009B3008">
              <w:rPr>
                <w:noProof/>
                <w:webHidden/>
              </w:rPr>
              <w:fldChar w:fldCharType="begin"/>
            </w:r>
            <w:r w:rsidR="009B3008">
              <w:rPr>
                <w:noProof/>
                <w:webHidden/>
              </w:rPr>
              <w:instrText xml:space="preserve"> PAGEREF _Toc37841073 \h </w:instrText>
            </w:r>
            <w:r w:rsidR="009B3008">
              <w:rPr>
                <w:noProof/>
                <w:webHidden/>
              </w:rPr>
            </w:r>
            <w:r w:rsidR="009B3008">
              <w:rPr>
                <w:noProof/>
                <w:webHidden/>
              </w:rPr>
              <w:fldChar w:fldCharType="separate"/>
            </w:r>
            <w:r w:rsidR="009B3008">
              <w:rPr>
                <w:noProof/>
                <w:webHidden/>
              </w:rPr>
              <w:t>20</w:t>
            </w:r>
            <w:r w:rsidR="009B3008">
              <w:rPr>
                <w:noProof/>
                <w:webHidden/>
              </w:rPr>
              <w:fldChar w:fldCharType="end"/>
            </w:r>
          </w:hyperlink>
        </w:p>
        <w:p w14:paraId="14A6380E" w14:textId="0D23399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4" w:history="1">
            <w:r w:rsidR="009B3008" w:rsidRPr="00FA0A68">
              <w:rPr>
                <w:rStyle w:val="Hyperlink"/>
                <w:rFonts w:eastAsia="Cambria"/>
                <w:noProof/>
              </w:rPr>
              <w:t>4.1.3</w:t>
            </w:r>
            <w:r w:rsidR="009B3008">
              <w:rPr>
                <w:rFonts w:asciiTheme="minorHAnsi" w:eastAsiaTheme="minorEastAsia" w:hAnsiTheme="minorHAnsi"/>
                <w:noProof/>
                <w:sz w:val="22"/>
                <w:lang w:eastAsia="de-DE"/>
              </w:rPr>
              <w:tab/>
            </w:r>
            <w:r w:rsidR="009B3008" w:rsidRPr="00FA0A68">
              <w:rPr>
                <w:rStyle w:val="Hyperlink"/>
                <w:rFonts w:eastAsia="Cambria"/>
                <w:noProof/>
              </w:rPr>
              <w:t>Nebelmaschine</w:t>
            </w:r>
            <w:r w:rsidR="009B3008">
              <w:rPr>
                <w:noProof/>
                <w:webHidden/>
              </w:rPr>
              <w:tab/>
            </w:r>
            <w:r w:rsidR="009B3008">
              <w:rPr>
                <w:noProof/>
                <w:webHidden/>
              </w:rPr>
              <w:fldChar w:fldCharType="begin"/>
            </w:r>
            <w:r w:rsidR="009B3008">
              <w:rPr>
                <w:noProof/>
                <w:webHidden/>
              </w:rPr>
              <w:instrText xml:space="preserve"> PAGEREF _Toc37841074 \h </w:instrText>
            </w:r>
            <w:r w:rsidR="009B3008">
              <w:rPr>
                <w:noProof/>
                <w:webHidden/>
              </w:rPr>
            </w:r>
            <w:r w:rsidR="009B3008">
              <w:rPr>
                <w:noProof/>
                <w:webHidden/>
              </w:rPr>
              <w:fldChar w:fldCharType="separate"/>
            </w:r>
            <w:r w:rsidR="009B3008">
              <w:rPr>
                <w:noProof/>
                <w:webHidden/>
              </w:rPr>
              <w:t>22</w:t>
            </w:r>
            <w:r w:rsidR="009B3008">
              <w:rPr>
                <w:noProof/>
                <w:webHidden/>
              </w:rPr>
              <w:fldChar w:fldCharType="end"/>
            </w:r>
          </w:hyperlink>
        </w:p>
        <w:p w14:paraId="47C11BA5" w14:textId="278BACE5"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5" w:history="1">
            <w:r w:rsidR="009B3008" w:rsidRPr="00FA0A68">
              <w:rPr>
                <w:rStyle w:val="Hyperlink"/>
                <w:rFonts w:eastAsia="Cambria"/>
                <w:noProof/>
              </w:rPr>
              <w:t>4.1.4</w:t>
            </w:r>
            <w:r w:rsidR="009B3008">
              <w:rPr>
                <w:rFonts w:asciiTheme="minorHAnsi" w:eastAsiaTheme="minorEastAsia" w:hAnsiTheme="minorHAnsi"/>
                <w:noProof/>
                <w:sz w:val="22"/>
                <w:lang w:eastAsia="de-DE"/>
              </w:rPr>
              <w:tab/>
            </w:r>
            <w:r w:rsidR="009B3008" w:rsidRPr="00FA0A68">
              <w:rPr>
                <w:rStyle w:val="Hyperlink"/>
                <w:rFonts w:eastAsia="Cambria"/>
                <w:noProof/>
              </w:rPr>
              <w:t>Rotationseinheit</w:t>
            </w:r>
            <w:r w:rsidR="009B3008">
              <w:rPr>
                <w:noProof/>
                <w:webHidden/>
              </w:rPr>
              <w:tab/>
            </w:r>
            <w:r w:rsidR="009B3008">
              <w:rPr>
                <w:noProof/>
                <w:webHidden/>
              </w:rPr>
              <w:fldChar w:fldCharType="begin"/>
            </w:r>
            <w:r w:rsidR="009B3008">
              <w:rPr>
                <w:noProof/>
                <w:webHidden/>
              </w:rPr>
              <w:instrText xml:space="preserve"> PAGEREF _Toc37841075 \h </w:instrText>
            </w:r>
            <w:r w:rsidR="009B3008">
              <w:rPr>
                <w:noProof/>
                <w:webHidden/>
              </w:rPr>
            </w:r>
            <w:r w:rsidR="009B3008">
              <w:rPr>
                <w:noProof/>
                <w:webHidden/>
              </w:rPr>
              <w:fldChar w:fldCharType="separate"/>
            </w:r>
            <w:r w:rsidR="009B3008">
              <w:rPr>
                <w:noProof/>
                <w:webHidden/>
              </w:rPr>
              <w:t>22</w:t>
            </w:r>
            <w:r w:rsidR="009B3008">
              <w:rPr>
                <w:noProof/>
                <w:webHidden/>
              </w:rPr>
              <w:fldChar w:fldCharType="end"/>
            </w:r>
          </w:hyperlink>
        </w:p>
        <w:p w14:paraId="564E6960" w14:textId="3199F46F"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6" w:history="1">
            <w:r w:rsidR="009B3008" w:rsidRPr="00FA0A68">
              <w:rPr>
                <w:rStyle w:val="Hyperlink"/>
                <w:rFonts w:eastAsia="Cambria"/>
                <w:noProof/>
              </w:rPr>
              <w:t>4.1.5</w:t>
            </w:r>
            <w:r w:rsidR="009B3008">
              <w:rPr>
                <w:rFonts w:asciiTheme="minorHAnsi" w:eastAsiaTheme="minorEastAsia" w:hAnsiTheme="minorHAnsi"/>
                <w:noProof/>
                <w:sz w:val="22"/>
                <w:lang w:eastAsia="de-DE"/>
              </w:rPr>
              <w:tab/>
            </w:r>
            <w:r w:rsidR="009B3008" w:rsidRPr="00FA0A68">
              <w:rPr>
                <w:rStyle w:val="Hyperlink"/>
                <w:rFonts w:eastAsia="Cambria"/>
                <w:noProof/>
              </w:rPr>
              <w:t>Filtersystem</w:t>
            </w:r>
            <w:r w:rsidR="009B3008">
              <w:rPr>
                <w:noProof/>
                <w:webHidden/>
              </w:rPr>
              <w:tab/>
            </w:r>
            <w:r w:rsidR="009B3008">
              <w:rPr>
                <w:noProof/>
                <w:webHidden/>
              </w:rPr>
              <w:fldChar w:fldCharType="begin"/>
            </w:r>
            <w:r w:rsidR="009B3008">
              <w:rPr>
                <w:noProof/>
                <w:webHidden/>
              </w:rPr>
              <w:instrText xml:space="preserve"> PAGEREF _Toc37841076 \h </w:instrText>
            </w:r>
            <w:r w:rsidR="009B3008">
              <w:rPr>
                <w:noProof/>
                <w:webHidden/>
              </w:rPr>
            </w:r>
            <w:r w:rsidR="009B3008">
              <w:rPr>
                <w:noProof/>
                <w:webHidden/>
              </w:rPr>
              <w:fldChar w:fldCharType="separate"/>
            </w:r>
            <w:r w:rsidR="009B3008">
              <w:rPr>
                <w:noProof/>
                <w:webHidden/>
              </w:rPr>
              <w:t>23</w:t>
            </w:r>
            <w:r w:rsidR="009B3008">
              <w:rPr>
                <w:noProof/>
                <w:webHidden/>
              </w:rPr>
              <w:fldChar w:fldCharType="end"/>
            </w:r>
          </w:hyperlink>
        </w:p>
        <w:p w14:paraId="192D58F3" w14:textId="77722145"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77" w:history="1">
            <w:r w:rsidR="009B3008" w:rsidRPr="00FA0A68">
              <w:rPr>
                <w:rStyle w:val="Hyperlink"/>
                <w:noProof/>
              </w:rPr>
              <w:t>4.2</w:t>
            </w:r>
            <w:r w:rsidR="009B3008">
              <w:rPr>
                <w:rFonts w:asciiTheme="minorHAnsi" w:eastAsiaTheme="minorEastAsia" w:hAnsiTheme="minorHAnsi"/>
                <w:noProof/>
                <w:sz w:val="22"/>
                <w:lang w:eastAsia="de-DE"/>
              </w:rPr>
              <w:tab/>
            </w:r>
            <w:r w:rsidR="009B3008" w:rsidRPr="00FA0A68">
              <w:rPr>
                <w:rStyle w:val="Hyperlink"/>
                <w:noProof/>
              </w:rPr>
              <w:t>Durchführung Nephelometer-Gehäuse</w:t>
            </w:r>
            <w:r w:rsidR="009B3008">
              <w:rPr>
                <w:noProof/>
                <w:webHidden/>
              </w:rPr>
              <w:tab/>
            </w:r>
            <w:r w:rsidR="009B3008">
              <w:rPr>
                <w:noProof/>
                <w:webHidden/>
              </w:rPr>
              <w:fldChar w:fldCharType="begin"/>
            </w:r>
            <w:r w:rsidR="009B3008">
              <w:rPr>
                <w:noProof/>
                <w:webHidden/>
              </w:rPr>
              <w:instrText xml:space="preserve"> PAGEREF _Toc37841077 \h </w:instrText>
            </w:r>
            <w:r w:rsidR="009B3008">
              <w:rPr>
                <w:noProof/>
                <w:webHidden/>
              </w:rPr>
            </w:r>
            <w:r w:rsidR="009B3008">
              <w:rPr>
                <w:noProof/>
                <w:webHidden/>
              </w:rPr>
              <w:fldChar w:fldCharType="separate"/>
            </w:r>
            <w:r w:rsidR="009B3008">
              <w:rPr>
                <w:noProof/>
                <w:webHidden/>
              </w:rPr>
              <w:t>25</w:t>
            </w:r>
            <w:r w:rsidR="009B3008">
              <w:rPr>
                <w:noProof/>
                <w:webHidden/>
              </w:rPr>
              <w:fldChar w:fldCharType="end"/>
            </w:r>
          </w:hyperlink>
        </w:p>
        <w:p w14:paraId="7BBA2A48" w14:textId="57627F33"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8" w:history="1">
            <w:r w:rsidR="009B3008" w:rsidRPr="00FA0A68">
              <w:rPr>
                <w:rStyle w:val="Hyperlink"/>
                <w:noProof/>
              </w:rPr>
              <w:t>4.2.1</w:t>
            </w:r>
            <w:r w:rsidR="009B3008">
              <w:rPr>
                <w:rFonts w:asciiTheme="minorHAnsi" w:eastAsiaTheme="minorEastAsia" w:hAnsiTheme="minorHAnsi"/>
                <w:noProof/>
                <w:sz w:val="22"/>
                <w:lang w:eastAsia="de-DE"/>
              </w:rPr>
              <w:tab/>
            </w:r>
            <w:r w:rsidR="009B3008" w:rsidRPr="00FA0A68">
              <w:rPr>
                <w:rStyle w:val="Hyperlink"/>
                <w:noProof/>
              </w:rPr>
              <w:t>Fertigung mit dem 3D-Drucker</w:t>
            </w:r>
            <w:r w:rsidR="009B3008">
              <w:rPr>
                <w:noProof/>
                <w:webHidden/>
              </w:rPr>
              <w:tab/>
            </w:r>
            <w:r w:rsidR="009B3008">
              <w:rPr>
                <w:noProof/>
                <w:webHidden/>
              </w:rPr>
              <w:fldChar w:fldCharType="begin"/>
            </w:r>
            <w:r w:rsidR="009B3008">
              <w:rPr>
                <w:noProof/>
                <w:webHidden/>
              </w:rPr>
              <w:instrText xml:space="preserve"> PAGEREF _Toc37841078 \h </w:instrText>
            </w:r>
            <w:r w:rsidR="009B3008">
              <w:rPr>
                <w:noProof/>
                <w:webHidden/>
              </w:rPr>
            </w:r>
            <w:r w:rsidR="009B3008">
              <w:rPr>
                <w:noProof/>
                <w:webHidden/>
              </w:rPr>
              <w:fldChar w:fldCharType="separate"/>
            </w:r>
            <w:r w:rsidR="009B3008">
              <w:rPr>
                <w:noProof/>
                <w:webHidden/>
              </w:rPr>
              <w:t>26</w:t>
            </w:r>
            <w:r w:rsidR="009B3008">
              <w:rPr>
                <w:noProof/>
                <w:webHidden/>
              </w:rPr>
              <w:fldChar w:fldCharType="end"/>
            </w:r>
          </w:hyperlink>
        </w:p>
        <w:p w14:paraId="2FF4FB5A" w14:textId="324C76A2"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79" w:history="1">
            <w:r w:rsidR="009B3008" w:rsidRPr="00FA0A68">
              <w:rPr>
                <w:rStyle w:val="Hyperlink"/>
                <w:noProof/>
              </w:rPr>
              <w:t>4.2.2</w:t>
            </w:r>
            <w:r w:rsidR="009B3008">
              <w:rPr>
                <w:rFonts w:asciiTheme="minorHAnsi" w:eastAsiaTheme="minorEastAsia" w:hAnsiTheme="minorHAnsi"/>
                <w:noProof/>
                <w:sz w:val="22"/>
                <w:lang w:eastAsia="de-DE"/>
              </w:rPr>
              <w:tab/>
            </w:r>
            <w:r w:rsidR="009B3008" w:rsidRPr="00FA0A68">
              <w:rPr>
                <w:rStyle w:val="Hyperlink"/>
                <w:noProof/>
              </w:rPr>
              <w:t>Entwürfe im Zuge der Gehäuseentwicklung</w:t>
            </w:r>
            <w:r w:rsidR="009B3008">
              <w:rPr>
                <w:noProof/>
                <w:webHidden/>
              </w:rPr>
              <w:tab/>
            </w:r>
            <w:r w:rsidR="009B3008">
              <w:rPr>
                <w:noProof/>
                <w:webHidden/>
              </w:rPr>
              <w:fldChar w:fldCharType="begin"/>
            </w:r>
            <w:r w:rsidR="009B3008">
              <w:rPr>
                <w:noProof/>
                <w:webHidden/>
              </w:rPr>
              <w:instrText xml:space="preserve"> PAGEREF _Toc37841079 \h </w:instrText>
            </w:r>
            <w:r w:rsidR="009B3008">
              <w:rPr>
                <w:noProof/>
                <w:webHidden/>
              </w:rPr>
            </w:r>
            <w:r w:rsidR="009B3008">
              <w:rPr>
                <w:noProof/>
                <w:webHidden/>
              </w:rPr>
              <w:fldChar w:fldCharType="separate"/>
            </w:r>
            <w:r w:rsidR="009B3008">
              <w:rPr>
                <w:noProof/>
                <w:webHidden/>
              </w:rPr>
              <w:t>27</w:t>
            </w:r>
            <w:r w:rsidR="009B3008">
              <w:rPr>
                <w:noProof/>
                <w:webHidden/>
              </w:rPr>
              <w:fldChar w:fldCharType="end"/>
            </w:r>
          </w:hyperlink>
        </w:p>
        <w:p w14:paraId="645B7473" w14:textId="4793FEAE"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0" w:history="1">
            <w:r w:rsidR="009B3008" w:rsidRPr="00FA0A68">
              <w:rPr>
                <w:rStyle w:val="Hyperlink"/>
                <w:noProof/>
              </w:rPr>
              <w:t>4.2.3</w:t>
            </w:r>
            <w:r w:rsidR="009B3008">
              <w:rPr>
                <w:rFonts w:asciiTheme="minorHAnsi" w:eastAsiaTheme="minorEastAsia" w:hAnsiTheme="minorHAnsi"/>
                <w:noProof/>
                <w:sz w:val="22"/>
                <w:lang w:eastAsia="de-DE"/>
              </w:rPr>
              <w:tab/>
            </w:r>
            <w:r w:rsidR="009B3008" w:rsidRPr="00FA0A68">
              <w:rPr>
                <w:rStyle w:val="Hyperlink"/>
                <w:noProof/>
              </w:rPr>
              <w:t>Lichtfang</w:t>
            </w:r>
            <w:r w:rsidR="009B3008">
              <w:rPr>
                <w:noProof/>
                <w:webHidden/>
              </w:rPr>
              <w:tab/>
            </w:r>
            <w:r w:rsidR="009B3008">
              <w:rPr>
                <w:noProof/>
                <w:webHidden/>
              </w:rPr>
              <w:fldChar w:fldCharType="begin"/>
            </w:r>
            <w:r w:rsidR="009B3008">
              <w:rPr>
                <w:noProof/>
                <w:webHidden/>
              </w:rPr>
              <w:instrText xml:space="preserve"> PAGEREF _Toc37841080 \h </w:instrText>
            </w:r>
            <w:r w:rsidR="009B3008">
              <w:rPr>
                <w:noProof/>
                <w:webHidden/>
              </w:rPr>
            </w:r>
            <w:r w:rsidR="009B3008">
              <w:rPr>
                <w:noProof/>
                <w:webHidden/>
              </w:rPr>
              <w:fldChar w:fldCharType="separate"/>
            </w:r>
            <w:r w:rsidR="009B3008">
              <w:rPr>
                <w:noProof/>
                <w:webHidden/>
              </w:rPr>
              <w:t>30</w:t>
            </w:r>
            <w:r w:rsidR="009B3008">
              <w:rPr>
                <w:noProof/>
                <w:webHidden/>
              </w:rPr>
              <w:fldChar w:fldCharType="end"/>
            </w:r>
          </w:hyperlink>
        </w:p>
        <w:p w14:paraId="238F47EE" w14:textId="7313D90F"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1" w:history="1">
            <w:r w:rsidR="009B3008" w:rsidRPr="00FA0A68">
              <w:rPr>
                <w:rStyle w:val="Hyperlink"/>
                <w:noProof/>
              </w:rPr>
              <w:t>4.2.4</w:t>
            </w:r>
            <w:r w:rsidR="009B3008">
              <w:rPr>
                <w:rFonts w:asciiTheme="minorHAnsi" w:eastAsiaTheme="minorEastAsia" w:hAnsiTheme="minorHAnsi"/>
                <w:noProof/>
                <w:sz w:val="22"/>
                <w:lang w:eastAsia="de-DE"/>
              </w:rPr>
              <w:tab/>
            </w:r>
            <w:r w:rsidR="009B3008" w:rsidRPr="00FA0A68">
              <w:rPr>
                <w:rStyle w:val="Hyperlink"/>
                <w:noProof/>
              </w:rPr>
              <w:t>Testdrucke</w:t>
            </w:r>
            <w:r w:rsidR="009B3008">
              <w:rPr>
                <w:noProof/>
                <w:webHidden/>
              </w:rPr>
              <w:tab/>
            </w:r>
            <w:r w:rsidR="009B3008">
              <w:rPr>
                <w:noProof/>
                <w:webHidden/>
              </w:rPr>
              <w:fldChar w:fldCharType="begin"/>
            </w:r>
            <w:r w:rsidR="009B3008">
              <w:rPr>
                <w:noProof/>
                <w:webHidden/>
              </w:rPr>
              <w:instrText xml:space="preserve"> PAGEREF _Toc37841081 \h </w:instrText>
            </w:r>
            <w:r w:rsidR="009B3008">
              <w:rPr>
                <w:noProof/>
                <w:webHidden/>
              </w:rPr>
            </w:r>
            <w:r w:rsidR="009B3008">
              <w:rPr>
                <w:noProof/>
                <w:webHidden/>
              </w:rPr>
              <w:fldChar w:fldCharType="separate"/>
            </w:r>
            <w:r w:rsidR="009B3008">
              <w:rPr>
                <w:noProof/>
                <w:webHidden/>
              </w:rPr>
              <w:t>32</w:t>
            </w:r>
            <w:r w:rsidR="009B3008">
              <w:rPr>
                <w:noProof/>
                <w:webHidden/>
              </w:rPr>
              <w:fldChar w:fldCharType="end"/>
            </w:r>
          </w:hyperlink>
        </w:p>
        <w:p w14:paraId="4AC73B5E" w14:textId="45815D7D"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2" w:history="1">
            <w:r w:rsidR="009B3008" w:rsidRPr="00FA0A68">
              <w:rPr>
                <w:rStyle w:val="Hyperlink"/>
                <w:noProof/>
              </w:rPr>
              <w:t>4.2.5</w:t>
            </w:r>
            <w:r w:rsidR="009B3008">
              <w:rPr>
                <w:rFonts w:asciiTheme="minorHAnsi" w:eastAsiaTheme="minorEastAsia" w:hAnsiTheme="minorHAnsi"/>
                <w:noProof/>
                <w:sz w:val="22"/>
                <w:lang w:eastAsia="de-DE"/>
              </w:rPr>
              <w:tab/>
            </w:r>
            <w:r w:rsidR="009B3008" w:rsidRPr="00FA0A68">
              <w:rPr>
                <w:rStyle w:val="Hyperlink"/>
                <w:noProof/>
              </w:rPr>
              <w:t>Deckel und Arduino-Gehäuse</w:t>
            </w:r>
            <w:r w:rsidR="009B3008">
              <w:rPr>
                <w:noProof/>
                <w:webHidden/>
              </w:rPr>
              <w:tab/>
            </w:r>
            <w:r w:rsidR="009B3008">
              <w:rPr>
                <w:noProof/>
                <w:webHidden/>
              </w:rPr>
              <w:fldChar w:fldCharType="begin"/>
            </w:r>
            <w:r w:rsidR="009B3008">
              <w:rPr>
                <w:noProof/>
                <w:webHidden/>
              </w:rPr>
              <w:instrText xml:space="preserve"> PAGEREF _Toc37841082 \h </w:instrText>
            </w:r>
            <w:r w:rsidR="009B3008">
              <w:rPr>
                <w:noProof/>
                <w:webHidden/>
              </w:rPr>
            </w:r>
            <w:r w:rsidR="009B3008">
              <w:rPr>
                <w:noProof/>
                <w:webHidden/>
              </w:rPr>
              <w:fldChar w:fldCharType="separate"/>
            </w:r>
            <w:r w:rsidR="009B3008">
              <w:rPr>
                <w:noProof/>
                <w:webHidden/>
              </w:rPr>
              <w:t>34</w:t>
            </w:r>
            <w:r w:rsidR="009B3008">
              <w:rPr>
                <w:noProof/>
                <w:webHidden/>
              </w:rPr>
              <w:fldChar w:fldCharType="end"/>
            </w:r>
          </w:hyperlink>
        </w:p>
        <w:p w14:paraId="583D710B" w14:textId="35F801B0"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83" w:history="1">
            <w:r w:rsidR="009B3008" w:rsidRPr="00FA0A68">
              <w:rPr>
                <w:rStyle w:val="Hyperlink"/>
                <w:noProof/>
              </w:rPr>
              <w:t>4.3</w:t>
            </w:r>
            <w:r w:rsidR="009B3008">
              <w:rPr>
                <w:rFonts w:asciiTheme="minorHAnsi" w:eastAsiaTheme="minorEastAsia" w:hAnsiTheme="minorHAnsi"/>
                <w:noProof/>
                <w:sz w:val="22"/>
                <w:lang w:eastAsia="de-DE"/>
              </w:rPr>
              <w:tab/>
            </w:r>
            <w:r w:rsidR="009B3008" w:rsidRPr="00FA0A68">
              <w:rPr>
                <w:rStyle w:val="Hyperlink"/>
                <w:noProof/>
              </w:rPr>
              <w:t>Elektronische Umsetzung des Nephelometers</w:t>
            </w:r>
            <w:r w:rsidR="009B3008">
              <w:rPr>
                <w:noProof/>
                <w:webHidden/>
              </w:rPr>
              <w:tab/>
            </w:r>
            <w:r w:rsidR="009B3008">
              <w:rPr>
                <w:noProof/>
                <w:webHidden/>
              </w:rPr>
              <w:fldChar w:fldCharType="begin"/>
            </w:r>
            <w:r w:rsidR="009B3008">
              <w:rPr>
                <w:noProof/>
                <w:webHidden/>
              </w:rPr>
              <w:instrText xml:space="preserve"> PAGEREF _Toc37841083 \h </w:instrText>
            </w:r>
            <w:r w:rsidR="009B3008">
              <w:rPr>
                <w:noProof/>
                <w:webHidden/>
              </w:rPr>
            </w:r>
            <w:r w:rsidR="009B3008">
              <w:rPr>
                <w:noProof/>
                <w:webHidden/>
              </w:rPr>
              <w:fldChar w:fldCharType="separate"/>
            </w:r>
            <w:r w:rsidR="009B3008">
              <w:rPr>
                <w:noProof/>
                <w:webHidden/>
              </w:rPr>
              <w:t>36</w:t>
            </w:r>
            <w:r w:rsidR="009B3008">
              <w:rPr>
                <w:noProof/>
                <w:webHidden/>
              </w:rPr>
              <w:fldChar w:fldCharType="end"/>
            </w:r>
          </w:hyperlink>
        </w:p>
        <w:p w14:paraId="4826A26A" w14:textId="458466C8"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4" w:history="1">
            <w:r w:rsidR="009B3008" w:rsidRPr="00FA0A68">
              <w:rPr>
                <w:rStyle w:val="Hyperlink"/>
                <w:noProof/>
              </w:rPr>
              <w:t>4.3.1</w:t>
            </w:r>
            <w:r w:rsidR="009B3008">
              <w:rPr>
                <w:rFonts w:asciiTheme="minorHAnsi" w:eastAsiaTheme="minorEastAsia" w:hAnsiTheme="minorHAnsi"/>
                <w:noProof/>
                <w:sz w:val="22"/>
                <w:lang w:eastAsia="de-DE"/>
              </w:rPr>
              <w:tab/>
            </w:r>
            <w:r w:rsidR="009B3008" w:rsidRPr="00FA0A68">
              <w:rPr>
                <w:rStyle w:val="Hyperlink"/>
                <w:noProof/>
              </w:rPr>
              <w:t>Arbeitspunktanalyse in der LED-Schaltung</w:t>
            </w:r>
            <w:r w:rsidR="009B3008">
              <w:rPr>
                <w:noProof/>
                <w:webHidden/>
              </w:rPr>
              <w:tab/>
            </w:r>
            <w:r w:rsidR="009B3008">
              <w:rPr>
                <w:noProof/>
                <w:webHidden/>
              </w:rPr>
              <w:fldChar w:fldCharType="begin"/>
            </w:r>
            <w:r w:rsidR="009B3008">
              <w:rPr>
                <w:noProof/>
                <w:webHidden/>
              </w:rPr>
              <w:instrText xml:space="preserve"> PAGEREF _Toc37841084 \h </w:instrText>
            </w:r>
            <w:r w:rsidR="009B3008">
              <w:rPr>
                <w:noProof/>
                <w:webHidden/>
              </w:rPr>
            </w:r>
            <w:r w:rsidR="009B3008">
              <w:rPr>
                <w:noProof/>
                <w:webHidden/>
              </w:rPr>
              <w:fldChar w:fldCharType="separate"/>
            </w:r>
            <w:r w:rsidR="009B3008">
              <w:rPr>
                <w:noProof/>
                <w:webHidden/>
              </w:rPr>
              <w:t>38</w:t>
            </w:r>
            <w:r w:rsidR="009B3008">
              <w:rPr>
                <w:noProof/>
                <w:webHidden/>
              </w:rPr>
              <w:fldChar w:fldCharType="end"/>
            </w:r>
          </w:hyperlink>
        </w:p>
        <w:p w14:paraId="0D319A2C" w14:textId="47A1768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5" w:history="1">
            <w:r w:rsidR="009B3008" w:rsidRPr="00FA0A68">
              <w:rPr>
                <w:rStyle w:val="Hyperlink"/>
                <w:noProof/>
              </w:rPr>
              <w:t>4.3.2</w:t>
            </w:r>
            <w:r w:rsidR="009B3008">
              <w:rPr>
                <w:rFonts w:asciiTheme="minorHAnsi" w:eastAsiaTheme="minorEastAsia" w:hAnsiTheme="minorHAnsi"/>
                <w:noProof/>
                <w:sz w:val="22"/>
                <w:lang w:eastAsia="de-DE"/>
              </w:rPr>
              <w:tab/>
            </w:r>
            <w:r w:rsidR="009B3008" w:rsidRPr="00FA0A68">
              <w:rPr>
                <w:rStyle w:val="Hyperlink"/>
                <w:noProof/>
              </w:rPr>
              <w:t>Auswahl einer geeigneten Integrationszeit</w:t>
            </w:r>
            <w:r w:rsidR="009B3008">
              <w:rPr>
                <w:noProof/>
                <w:webHidden/>
              </w:rPr>
              <w:tab/>
            </w:r>
            <w:r w:rsidR="009B3008">
              <w:rPr>
                <w:noProof/>
                <w:webHidden/>
              </w:rPr>
              <w:fldChar w:fldCharType="begin"/>
            </w:r>
            <w:r w:rsidR="009B3008">
              <w:rPr>
                <w:noProof/>
                <w:webHidden/>
              </w:rPr>
              <w:instrText xml:space="preserve"> PAGEREF _Toc37841085 \h </w:instrText>
            </w:r>
            <w:r w:rsidR="009B3008">
              <w:rPr>
                <w:noProof/>
                <w:webHidden/>
              </w:rPr>
            </w:r>
            <w:r w:rsidR="009B3008">
              <w:rPr>
                <w:noProof/>
                <w:webHidden/>
              </w:rPr>
              <w:fldChar w:fldCharType="separate"/>
            </w:r>
            <w:r w:rsidR="009B3008">
              <w:rPr>
                <w:noProof/>
                <w:webHidden/>
              </w:rPr>
              <w:t>45</w:t>
            </w:r>
            <w:r w:rsidR="009B3008">
              <w:rPr>
                <w:noProof/>
                <w:webHidden/>
              </w:rPr>
              <w:fldChar w:fldCharType="end"/>
            </w:r>
          </w:hyperlink>
        </w:p>
        <w:p w14:paraId="42F43F69" w14:textId="46E24916"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6" w:history="1">
            <w:r w:rsidR="009B3008" w:rsidRPr="00FA0A68">
              <w:rPr>
                <w:rStyle w:val="Hyperlink"/>
                <w:noProof/>
              </w:rPr>
              <w:t>4.3.3</w:t>
            </w:r>
            <w:r w:rsidR="009B3008">
              <w:rPr>
                <w:rFonts w:asciiTheme="minorHAnsi" w:eastAsiaTheme="minorEastAsia" w:hAnsiTheme="minorHAnsi"/>
                <w:noProof/>
                <w:sz w:val="22"/>
                <w:lang w:eastAsia="de-DE"/>
              </w:rPr>
              <w:tab/>
            </w:r>
            <w:r w:rsidR="009B3008" w:rsidRPr="00FA0A68">
              <w:rPr>
                <w:rStyle w:val="Hyperlink"/>
                <w:noProof/>
              </w:rPr>
              <w:t>Referenzmessung zur Umrechnung der Messwerte in dB</w:t>
            </w:r>
            <w:r w:rsidR="009B3008">
              <w:rPr>
                <w:noProof/>
                <w:webHidden/>
              </w:rPr>
              <w:tab/>
            </w:r>
            <w:r w:rsidR="009B3008">
              <w:rPr>
                <w:noProof/>
                <w:webHidden/>
              </w:rPr>
              <w:fldChar w:fldCharType="begin"/>
            </w:r>
            <w:r w:rsidR="009B3008">
              <w:rPr>
                <w:noProof/>
                <w:webHidden/>
              </w:rPr>
              <w:instrText xml:space="preserve"> PAGEREF _Toc37841086 \h </w:instrText>
            </w:r>
            <w:r w:rsidR="009B3008">
              <w:rPr>
                <w:noProof/>
                <w:webHidden/>
              </w:rPr>
            </w:r>
            <w:r w:rsidR="009B3008">
              <w:rPr>
                <w:noProof/>
                <w:webHidden/>
              </w:rPr>
              <w:fldChar w:fldCharType="separate"/>
            </w:r>
            <w:r w:rsidR="009B3008">
              <w:rPr>
                <w:noProof/>
                <w:webHidden/>
              </w:rPr>
              <w:t>47</w:t>
            </w:r>
            <w:r w:rsidR="009B3008">
              <w:rPr>
                <w:noProof/>
                <w:webHidden/>
              </w:rPr>
              <w:fldChar w:fldCharType="end"/>
            </w:r>
          </w:hyperlink>
        </w:p>
        <w:p w14:paraId="2F31662E" w14:textId="2871B0E9"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87" w:history="1">
            <w:r w:rsidR="009B3008" w:rsidRPr="00FA0A68">
              <w:rPr>
                <w:rStyle w:val="Hyperlink"/>
                <w:noProof/>
              </w:rPr>
              <w:t>4.3.4</w:t>
            </w:r>
            <w:r w:rsidR="009B3008">
              <w:rPr>
                <w:rFonts w:asciiTheme="minorHAnsi" w:eastAsiaTheme="minorEastAsia" w:hAnsiTheme="minorHAnsi"/>
                <w:noProof/>
                <w:sz w:val="22"/>
                <w:lang w:eastAsia="de-DE"/>
              </w:rPr>
              <w:tab/>
            </w:r>
            <w:r w:rsidR="009B3008" w:rsidRPr="00FA0A68">
              <w:rPr>
                <w:rStyle w:val="Hyperlink"/>
                <w:noProof/>
              </w:rPr>
              <w:t>Bedienungsprogramm und Endprodukt</w:t>
            </w:r>
            <w:r w:rsidR="009B3008">
              <w:rPr>
                <w:noProof/>
                <w:webHidden/>
              </w:rPr>
              <w:tab/>
            </w:r>
            <w:r w:rsidR="009B3008">
              <w:rPr>
                <w:noProof/>
                <w:webHidden/>
              </w:rPr>
              <w:fldChar w:fldCharType="begin"/>
            </w:r>
            <w:r w:rsidR="009B3008">
              <w:rPr>
                <w:noProof/>
                <w:webHidden/>
              </w:rPr>
              <w:instrText xml:space="preserve"> PAGEREF _Toc37841087 \h </w:instrText>
            </w:r>
            <w:r w:rsidR="009B3008">
              <w:rPr>
                <w:noProof/>
                <w:webHidden/>
              </w:rPr>
            </w:r>
            <w:r w:rsidR="009B3008">
              <w:rPr>
                <w:noProof/>
                <w:webHidden/>
              </w:rPr>
              <w:fldChar w:fldCharType="separate"/>
            </w:r>
            <w:r w:rsidR="009B3008">
              <w:rPr>
                <w:noProof/>
                <w:webHidden/>
              </w:rPr>
              <w:t>57</w:t>
            </w:r>
            <w:r w:rsidR="009B3008">
              <w:rPr>
                <w:noProof/>
                <w:webHidden/>
              </w:rPr>
              <w:fldChar w:fldCharType="end"/>
            </w:r>
          </w:hyperlink>
        </w:p>
        <w:p w14:paraId="1529ADAF" w14:textId="6F8D6B08"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88" w:history="1">
            <w:r w:rsidR="009B3008" w:rsidRPr="00FA0A68">
              <w:rPr>
                <w:rStyle w:val="Hyperlink"/>
                <w:noProof/>
              </w:rPr>
              <w:t>5</w:t>
            </w:r>
            <w:r w:rsidR="009B3008">
              <w:rPr>
                <w:rFonts w:asciiTheme="minorHAnsi" w:eastAsiaTheme="minorEastAsia" w:hAnsiTheme="minorHAnsi"/>
                <w:noProof/>
                <w:sz w:val="22"/>
                <w:lang w:eastAsia="de-DE"/>
              </w:rPr>
              <w:tab/>
            </w:r>
            <w:r w:rsidR="009B3008" w:rsidRPr="00FA0A68">
              <w:rPr>
                <w:rStyle w:val="Hyperlink"/>
                <w:noProof/>
              </w:rPr>
              <w:t>Ergebnisse</w:t>
            </w:r>
            <w:r w:rsidR="009B3008">
              <w:rPr>
                <w:noProof/>
                <w:webHidden/>
              </w:rPr>
              <w:tab/>
            </w:r>
            <w:r w:rsidR="009B3008">
              <w:rPr>
                <w:noProof/>
                <w:webHidden/>
              </w:rPr>
              <w:fldChar w:fldCharType="begin"/>
            </w:r>
            <w:r w:rsidR="009B3008">
              <w:rPr>
                <w:noProof/>
                <w:webHidden/>
              </w:rPr>
              <w:instrText xml:space="preserve"> PAGEREF _Toc37841088 \h </w:instrText>
            </w:r>
            <w:r w:rsidR="009B3008">
              <w:rPr>
                <w:noProof/>
                <w:webHidden/>
              </w:rPr>
            </w:r>
            <w:r w:rsidR="009B3008">
              <w:rPr>
                <w:noProof/>
                <w:webHidden/>
              </w:rPr>
              <w:fldChar w:fldCharType="separate"/>
            </w:r>
            <w:r w:rsidR="009B3008">
              <w:rPr>
                <w:noProof/>
                <w:webHidden/>
              </w:rPr>
              <w:t>61</w:t>
            </w:r>
            <w:r w:rsidR="009B3008">
              <w:rPr>
                <w:noProof/>
                <w:webHidden/>
              </w:rPr>
              <w:fldChar w:fldCharType="end"/>
            </w:r>
          </w:hyperlink>
        </w:p>
        <w:p w14:paraId="7AF8C42C" w14:textId="40DCD616"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89" w:history="1">
            <w:r w:rsidR="009B3008" w:rsidRPr="00FA0A68">
              <w:rPr>
                <w:rStyle w:val="Hyperlink"/>
                <w:noProof/>
              </w:rPr>
              <w:t>6</w:t>
            </w:r>
            <w:r w:rsidR="009B3008">
              <w:rPr>
                <w:rFonts w:asciiTheme="minorHAnsi" w:eastAsiaTheme="minorEastAsia" w:hAnsiTheme="minorHAnsi"/>
                <w:noProof/>
                <w:sz w:val="22"/>
                <w:lang w:eastAsia="de-DE"/>
              </w:rPr>
              <w:tab/>
            </w:r>
            <w:r w:rsidR="009B3008" w:rsidRPr="00FA0A68">
              <w:rPr>
                <w:rStyle w:val="Hyperlink"/>
                <w:noProof/>
              </w:rPr>
              <w:t>Fazit</w:t>
            </w:r>
            <w:r w:rsidR="009B3008">
              <w:rPr>
                <w:noProof/>
                <w:webHidden/>
              </w:rPr>
              <w:tab/>
            </w:r>
            <w:r w:rsidR="009B3008">
              <w:rPr>
                <w:noProof/>
                <w:webHidden/>
              </w:rPr>
              <w:fldChar w:fldCharType="begin"/>
            </w:r>
            <w:r w:rsidR="009B3008">
              <w:rPr>
                <w:noProof/>
                <w:webHidden/>
              </w:rPr>
              <w:instrText xml:space="preserve"> PAGEREF _Toc37841089 \h </w:instrText>
            </w:r>
            <w:r w:rsidR="009B3008">
              <w:rPr>
                <w:noProof/>
                <w:webHidden/>
              </w:rPr>
            </w:r>
            <w:r w:rsidR="009B3008">
              <w:rPr>
                <w:noProof/>
                <w:webHidden/>
              </w:rPr>
              <w:fldChar w:fldCharType="separate"/>
            </w:r>
            <w:r w:rsidR="009B3008">
              <w:rPr>
                <w:noProof/>
                <w:webHidden/>
              </w:rPr>
              <w:t>62</w:t>
            </w:r>
            <w:r w:rsidR="009B3008">
              <w:rPr>
                <w:noProof/>
                <w:webHidden/>
              </w:rPr>
              <w:fldChar w:fldCharType="end"/>
            </w:r>
          </w:hyperlink>
        </w:p>
        <w:p w14:paraId="348AD5A1" w14:textId="038C515D"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90" w:history="1">
            <w:r w:rsidR="009B3008" w:rsidRPr="00FA0A68">
              <w:rPr>
                <w:rStyle w:val="Hyperlink"/>
                <w:noProof/>
              </w:rPr>
              <w:t>A</w:t>
            </w:r>
            <w:r w:rsidR="009B3008">
              <w:rPr>
                <w:rFonts w:asciiTheme="minorHAnsi" w:eastAsiaTheme="minorEastAsia" w:hAnsiTheme="minorHAnsi"/>
                <w:noProof/>
                <w:sz w:val="22"/>
                <w:lang w:eastAsia="de-DE"/>
              </w:rPr>
              <w:tab/>
            </w:r>
            <w:r w:rsidR="009B3008" w:rsidRPr="00FA0A68">
              <w:rPr>
                <w:rStyle w:val="Hyperlink"/>
                <w:noProof/>
              </w:rPr>
              <w:t>Technische Zeichnungen</w:t>
            </w:r>
            <w:r w:rsidR="009B3008">
              <w:rPr>
                <w:noProof/>
                <w:webHidden/>
              </w:rPr>
              <w:tab/>
            </w:r>
            <w:r w:rsidR="009B3008">
              <w:rPr>
                <w:noProof/>
                <w:webHidden/>
              </w:rPr>
              <w:fldChar w:fldCharType="begin"/>
            </w:r>
            <w:r w:rsidR="009B3008">
              <w:rPr>
                <w:noProof/>
                <w:webHidden/>
              </w:rPr>
              <w:instrText xml:space="preserve"> PAGEREF _Toc37841090 \h </w:instrText>
            </w:r>
            <w:r w:rsidR="009B3008">
              <w:rPr>
                <w:noProof/>
                <w:webHidden/>
              </w:rPr>
            </w:r>
            <w:r w:rsidR="009B3008">
              <w:rPr>
                <w:noProof/>
                <w:webHidden/>
              </w:rPr>
              <w:fldChar w:fldCharType="separate"/>
            </w:r>
            <w:r w:rsidR="009B3008">
              <w:rPr>
                <w:noProof/>
                <w:webHidden/>
              </w:rPr>
              <w:t>63</w:t>
            </w:r>
            <w:r w:rsidR="009B3008">
              <w:rPr>
                <w:noProof/>
                <w:webHidden/>
              </w:rPr>
              <w:fldChar w:fldCharType="end"/>
            </w:r>
          </w:hyperlink>
        </w:p>
        <w:p w14:paraId="4D324EE4" w14:textId="750E34A6"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91" w:history="1">
            <w:r w:rsidR="009B3008" w:rsidRPr="00FA0A68">
              <w:rPr>
                <w:rStyle w:val="Hyperlink"/>
                <w:noProof/>
              </w:rPr>
              <w:t>A.1</w:t>
            </w:r>
            <w:r w:rsidR="009B3008">
              <w:rPr>
                <w:rFonts w:asciiTheme="minorHAnsi" w:eastAsiaTheme="minorEastAsia" w:hAnsiTheme="minorHAnsi"/>
                <w:noProof/>
                <w:sz w:val="22"/>
                <w:lang w:eastAsia="de-DE"/>
              </w:rPr>
              <w:tab/>
            </w:r>
            <w:r w:rsidR="009B3008" w:rsidRPr="00FA0A68">
              <w:rPr>
                <w:rStyle w:val="Hyperlink"/>
                <w:noProof/>
              </w:rPr>
              <w:t>Grundgestell</w:t>
            </w:r>
            <w:r w:rsidR="009B3008">
              <w:rPr>
                <w:noProof/>
                <w:webHidden/>
              </w:rPr>
              <w:tab/>
            </w:r>
            <w:r w:rsidR="009B3008">
              <w:rPr>
                <w:noProof/>
                <w:webHidden/>
              </w:rPr>
              <w:fldChar w:fldCharType="begin"/>
            </w:r>
            <w:r w:rsidR="009B3008">
              <w:rPr>
                <w:noProof/>
                <w:webHidden/>
              </w:rPr>
              <w:instrText xml:space="preserve"> PAGEREF _Toc37841091 \h </w:instrText>
            </w:r>
            <w:r w:rsidR="009B3008">
              <w:rPr>
                <w:noProof/>
                <w:webHidden/>
              </w:rPr>
            </w:r>
            <w:r w:rsidR="009B3008">
              <w:rPr>
                <w:noProof/>
                <w:webHidden/>
              </w:rPr>
              <w:fldChar w:fldCharType="separate"/>
            </w:r>
            <w:r w:rsidR="009B3008">
              <w:rPr>
                <w:noProof/>
                <w:webHidden/>
              </w:rPr>
              <w:t>63</w:t>
            </w:r>
            <w:r w:rsidR="009B3008">
              <w:rPr>
                <w:noProof/>
                <w:webHidden/>
              </w:rPr>
              <w:fldChar w:fldCharType="end"/>
            </w:r>
          </w:hyperlink>
        </w:p>
        <w:p w14:paraId="1E094CA8" w14:textId="23AEBEE7"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92" w:history="1">
            <w:r w:rsidR="009B3008" w:rsidRPr="00FA0A68">
              <w:rPr>
                <w:rStyle w:val="Hyperlink"/>
                <w:noProof/>
              </w:rPr>
              <w:t>A.1.1</w:t>
            </w:r>
            <w:r w:rsidR="009B3008">
              <w:rPr>
                <w:rFonts w:asciiTheme="minorHAnsi" w:eastAsiaTheme="minorEastAsia" w:hAnsiTheme="minorHAnsi"/>
                <w:noProof/>
                <w:sz w:val="22"/>
                <w:lang w:eastAsia="de-DE"/>
              </w:rPr>
              <w:tab/>
            </w:r>
            <w:r w:rsidR="009B3008" w:rsidRPr="00FA0A68">
              <w:rPr>
                <w:rStyle w:val="Hyperlink"/>
                <w:noProof/>
              </w:rPr>
              <w:t>Dreitafelprojektion: Grundgestell</w:t>
            </w:r>
            <w:r w:rsidR="009B3008">
              <w:rPr>
                <w:noProof/>
                <w:webHidden/>
              </w:rPr>
              <w:tab/>
            </w:r>
            <w:r w:rsidR="009B3008">
              <w:rPr>
                <w:noProof/>
                <w:webHidden/>
              </w:rPr>
              <w:fldChar w:fldCharType="begin"/>
            </w:r>
            <w:r w:rsidR="009B3008">
              <w:rPr>
                <w:noProof/>
                <w:webHidden/>
              </w:rPr>
              <w:instrText xml:space="preserve"> PAGEREF _Toc37841092 \h </w:instrText>
            </w:r>
            <w:r w:rsidR="009B3008">
              <w:rPr>
                <w:noProof/>
                <w:webHidden/>
              </w:rPr>
            </w:r>
            <w:r w:rsidR="009B3008">
              <w:rPr>
                <w:noProof/>
                <w:webHidden/>
              </w:rPr>
              <w:fldChar w:fldCharType="separate"/>
            </w:r>
            <w:r w:rsidR="009B3008">
              <w:rPr>
                <w:noProof/>
                <w:webHidden/>
              </w:rPr>
              <w:t>63</w:t>
            </w:r>
            <w:r w:rsidR="009B3008">
              <w:rPr>
                <w:noProof/>
                <w:webHidden/>
              </w:rPr>
              <w:fldChar w:fldCharType="end"/>
            </w:r>
          </w:hyperlink>
        </w:p>
        <w:p w14:paraId="65CE9BFA" w14:textId="0D5573AC"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93" w:history="1">
            <w:r w:rsidR="009B3008" w:rsidRPr="00FA0A68">
              <w:rPr>
                <w:rStyle w:val="Hyperlink"/>
                <w:noProof/>
              </w:rPr>
              <w:t>A.1.2</w:t>
            </w:r>
            <w:r w:rsidR="009B3008">
              <w:rPr>
                <w:rFonts w:asciiTheme="minorHAnsi" w:eastAsiaTheme="minorEastAsia" w:hAnsiTheme="minorHAnsi"/>
                <w:noProof/>
                <w:sz w:val="22"/>
                <w:lang w:eastAsia="de-DE"/>
              </w:rPr>
              <w:tab/>
            </w:r>
            <w:r w:rsidR="009B3008" w:rsidRPr="00FA0A68">
              <w:rPr>
                <w:rStyle w:val="Hyperlink"/>
                <w:noProof/>
              </w:rPr>
              <w:t>Dreitafelprojektion: Deckel &amp; Zusammenbau</w:t>
            </w:r>
            <w:r w:rsidR="009B3008">
              <w:rPr>
                <w:noProof/>
                <w:webHidden/>
              </w:rPr>
              <w:tab/>
            </w:r>
            <w:r w:rsidR="009B3008">
              <w:rPr>
                <w:noProof/>
                <w:webHidden/>
              </w:rPr>
              <w:fldChar w:fldCharType="begin"/>
            </w:r>
            <w:r w:rsidR="009B3008">
              <w:rPr>
                <w:noProof/>
                <w:webHidden/>
              </w:rPr>
              <w:instrText xml:space="preserve"> PAGEREF _Toc37841093 \h </w:instrText>
            </w:r>
            <w:r w:rsidR="009B3008">
              <w:rPr>
                <w:noProof/>
                <w:webHidden/>
              </w:rPr>
            </w:r>
            <w:r w:rsidR="009B3008">
              <w:rPr>
                <w:noProof/>
                <w:webHidden/>
              </w:rPr>
              <w:fldChar w:fldCharType="separate"/>
            </w:r>
            <w:r w:rsidR="009B3008">
              <w:rPr>
                <w:noProof/>
                <w:webHidden/>
              </w:rPr>
              <w:t>65</w:t>
            </w:r>
            <w:r w:rsidR="009B3008">
              <w:rPr>
                <w:noProof/>
                <w:webHidden/>
              </w:rPr>
              <w:fldChar w:fldCharType="end"/>
            </w:r>
          </w:hyperlink>
        </w:p>
        <w:p w14:paraId="4242A295" w14:textId="39CFED11"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94" w:history="1">
            <w:r w:rsidR="009B3008" w:rsidRPr="00FA0A68">
              <w:rPr>
                <w:rStyle w:val="Hyperlink"/>
                <w:noProof/>
              </w:rPr>
              <w:t>A.2</w:t>
            </w:r>
            <w:r w:rsidR="009B3008">
              <w:rPr>
                <w:rFonts w:asciiTheme="minorHAnsi" w:eastAsiaTheme="minorEastAsia" w:hAnsiTheme="minorHAnsi"/>
                <w:noProof/>
                <w:sz w:val="22"/>
                <w:lang w:eastAsia="de-DE"/>
              </w:rPr>
              <w:tab/>
            </w:r>
            <w:r w:rsidR="009B3008" w:rsidRPr="00FA0A68">
              <w:rPr>
                <w:rStyle w:val="Hyperlink"/>
                <w:noProof/>
              </w:rPr>
              <w:t>Nephelometer</w:t>
            </w:r>
            <w:r w:rsidR="009B3008">
              <w:rPr>
                <w:noProof/>
                <w:webHidden/>
              </w:rPr>
              <w:tab/>
            </w:r>
            <w:r w:rsidR="009B3008">
              <w:rPr>
                <w:noProof/>
                <w:webHidden/>
              </w:rPr>
              <w:fldChar w:fldCharType="begin"/>
            </w:r>
            <w:r w:rsidR="009B3008">
              <w:rPr>
                <w:noProof/>
                <w:webHidden/>
              </w:rPr>
              <w:instrText xml:space="preserve"> PAGEREF _Toc37841094 \h </w:instrText>
            </w:r>
            <w:r w:rsidR="009B3008">
              <w:rPr>
                <w:noProof/>
                <w:webHidden/>
              </w:rPr>
            </w:r>
            <w:r w:rsidR="009B3008">
              <w:rPr>
                <w:noProof/>
                <w:webHidden/>
              </w:rPr>
              <w:fldChar w:fldCharType="separate"/>
            </w:r>
            <w:r w:rsidR="009B3008">
              <w:rPr>
                <w:noProof/>
                <w:webHidden/>
              </w:rPr>
              <w:t>67</w:t>
            </w:r>
            <w:r w:rsidR="009B3008">
              <w:rPr>
                <w:noProof/>
                <w:webHidden/>
              </w:rPr>
              <w:fldChar w:fldCharType="end"/>
            </w:r>
          </w:hyperlink>
        </w:p>
        <w:p w14:paraId="11640307" w14:textId="1E70D686"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95" w:history="1">
            <w:r w:rsidR="009B3008" w:rsidRPr="00FA0A68">
              <w:rPr>
                <w:rStyle w:val="Hyperlink"/>
                <w:noProof/>
              </w:rPr>
              <w:t>A.2.1</w:t>
            </w:r>
            <w:r w:rsidR="009B3008">
              <w:rPr>
                <w:rFonts w:asciiTheme="minorHAnsi" w:eastAsiaTheme="minorEastAsia" w:hAnsiTheme="minorHAnsi"/>
                <w:noProof/>
                <w:sz w:val="22"/>
                <w:lang w:eastAsia="de-DE"/>
              </w:rPr>
              <w:tab/>
            </w:r>
            <w:r w:rsidR="009B3008" w:rsidRPr="00FA0A68">
              <w:rPr>
                <w:rStyle w:val="Hyperlink"/>
                <w:noProof/>
              </w:rPr>
              <w:t>Dreitafelprojektion: Dunkelkammer</w:t>
            </w:r>
            <w:r w:rsidR="009B3008">
              <w:rPr>
                <w:noProof/>
                <w:webHidden/>
              </w:rPr>
              <w:tab/>
            </w:r>
            <w:r w:rsidR="009B3008">
              <w:rPr>
                <w:noProof/>
                <w:webHidden/>
              </w:rPr>
              <w:fldChar w:fldCharType="begin"/>
            </w:r>
            <w:r w:rsidR="009B3008">
              <w:rPr>
                <w:noProof/>
                <w:webHidden/>
              </w:rPr>
              <w:instrText xml:space="preserve"> PAGEREF _Toc37841095 \h </w:instrText>
            </w:r>
            <w:r w:rsidR="009B3008">
              <w:rPr>
                <w:noProof/>
                <w:webHidden/>
              </w:rPr>
            </w:r>
            <w:r w:rsidR="009B3008">
              <w:rPr>
                <w:noProof/>
                <w:webHidden/>
              </w:rPr>
              <w:fldChar w:fldCharType="separate"/>
            </w:r>
            <w:r w:rsidR="009B3008">
              <w:rPr>
                <w:noProof/>
                <w:webHidden/>
              </w:rPr>
              <w:t>67</w:t>
            </w:r>
            <w:r w:rsidR="009B3008">
              <w:rPr>
                <w:noProof/>
                <w:webHidden/>
              </w:rPr>
              <w:fldChar w:fldCharType="end"/>
            </w:r>
          </w:hyperlink>
        </w:p>
        <w:p w14:paraId="44D4CF4D" w14:textId="36EE88E3"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96" w:history="1">
            <w:r w:rsidR="009B3008" w:rsidRPr="00FA0A68">
              <w:rPr>
                <w:rStyle w:val="Hyperlink"/>
                <w:noProof/>
              </w:rPr>
              <w:t>A.2.2</w:t>
            </w:r>
            <w:r w:rsidR="009B3008">
              <w:rPr>
                <w:rFonts w:asciiTheme="minorHAnsi" w:eastAsiaTheme="minorEastAsia" w:hAnsiTheme="minorHAnsi"/>
                <w:noProof/>
                <w:sz w:val="22"/>
                <w:lang w:eastAsia="de-DE"/>
              </w:rPr>
              <w:tab/>
            </w:r>
            <w:r w:rsidR="009B3008" w:rsidRPr="00FA0A68">
              <w:rPr>
                <w:rStyle w:val="Hyperlink"/>
                <w:noProof/>
              </w:rPr>
              <w:t>Dreitafelprojektion: Deckel</w:t>
            </w:r>
            <w:r w:rsidR="009B3008">
              <w:rPr>
                <w:noProof/>
                <w:webHidden/>
              </w:rPr>
              <w:tab/>
            </w:r>
            <w:r w:rsidR="009B3008">
              <w:rPr>
                <w:noProof/>
                <w:webHidden/>
              </w:rPr>
              <w:fldChar w:fldCharType="begin"/>
            </w:r>
            <w:r w:rsidR="009B3008">
              <w:rPr>
                <w:noProof/>
                <w:webHidden/>
              </w:rPr>
              <w:instrText xml:space="preserve"> PAGEREF _Toc37841096 \h </w:instrText>
            </w:r>
            <w:r w:rsidR="009B3008">
              <w:rPr>
                <w:noProof/>
                <w:webHidden/>
              </w:rPr>
            </w:r>
            <w:r w:rsidR="009B3008">
              <w:rPr>
                <w:noProof/>
                <w:webHidden/>
              </w:rPr>
              <w:fldChar w:fldCharType="separate"/>
            </w:r>
            <w:r w:rsidR="009B3008">
              <w:rPr>
                <w:noProof/>
                <w:webHidden/>
              </w:rPr>
              <w:t>69</w:t>
            </w:r>
            <w:r w:rsidR="009B3008">
              <w:rPr>
                <w:noProof/>
                <w:webHidden/>
              </w:rPr>
              <w:fldChar w:fldCharType="end"/>
            </w:r>
          </w:hyperlink>
        </w:p>
        <w:p w14:paraId="332199CF" w14:textId="0BB90835" w:rsidR="009B3008" w:rsidRDefault="00182654">
          <w:pPr>
            <w:pStyle w:val="TOC3"/>
            <w:tabs>
              <w:tab w:val="left" w:pos="1320"/>
              <w:tab w:val="right" w:leader="dot" w:pos="8494"/>
            </w:tabs>
            <w:rPr>
              <w:rFonts w:asciiTheme="minorHAnsi" w:eastAsiaTheme="minorEastAsia" w:hAnsiTheme="minorHAnsi"/>
              <w:noProof/>
              <w:sz w:val="22"/>
              <w:lang w:eastAsia="de-DE"/>
            </w:rPr>
          </w:pPr>
          <w:hyperlink w:anchor="_Toc37841097" w:history="1">
            <w:r w:rsidR="009B3008" w:rsidRPr="00FA0A68">
              <w:rPr>
                <w:rStyle w:val="Hyperlink"/>
                <w:noProof/>
              </w:rPr>
              <w:t>A.2.3</w:t>
            </w:r>
            <w:r w:rsidR="009B3008">
              <w:rPr>
                <w:rFonts w:asciiTheme="minorHAnsi" w:eastAsiaTheme="minorEastAsia" w:hAnsiTheme="minorHAnsi"/>
                <w:noProof/>
                <w:sz w:val="22"/>
                <w:lang w:eastAsia="de-DE"/>
              </w:rPr>
              <w:tab/>
            </w:r>
            <w:r w:rsidR="009B3008" w:rsidRPr="00FA0A68">
              <w:rPr>
                <w:rStyle w:val="Hyperlink"/>
                <w:noProof/>
              </w:rPr>
              <w:t>Dreitafelprojektion: Arduino Gehäuse</w:t>
            </w:r>
            <w:r w:rsidR="009B3008">
              <w:rPr>
                <w:noProof/>
                <w:webHidden/>
              </w:rPr>
              <w:tab/>
            </w:r>
            <w:r w:rsidR="009B3008">
              <w:rPr>
                <w:noProof/>
                <w:webHidden/>
              </w:rPr>
              <w:fldChar w:fldCharType="begin"/>
            </w:r>
            <w:r w:rsidR="009B3008">
              <w:rPr>
                <w:noProof/>
                <w:webHidden/>
              </w:rPr>
              <w:instrText xml:space="preserve"> PAGEREF _Toc37841097 \h </w:instrText>
            </w:r>
            <w:r w:rsidR="009B3008">
              <w:rPr>
                <w:noProof/>
                <w:webHidden/>
              </w:rPr>
            </w:r>
            <w:r w:rsidR="009B3008">
              <w:rPr>
                <w:noProof/>
                <w:webHidden/>
              </w:rPr>
              <w:fldChar w:fldCharType="separate"/>
            </w:r>
            <w:r w:rsidR="009B3008">
              <w:rPr>
                <w:noProof/>
                <w:webHidden/>
              </w:rPr>
              <w:t>71</w:t>
            </w:r>
            <w:r w:rsidR="009B3008">
              <w:rPr>
                <w:noProof/>
                <w:webHidden/>
              </w:rPr>
              <w:fldChar w:fldCharType="end"/>
            </w:r>
          </w:hyperlink>
        </w:p>
        <w:p w14:paraId="2B167610" w14:textId="407748B9"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098" w:history="1">
            <w:r w:rsidR="009B3008" w:rsidRPr="00FA0A68">
              <w:rPr>
                <w:rStyle w:val="Hyperlink"/>
                <w:noProof/>
              </w:rPr>
              <w:t>B</w:t>
            </w:r>
            <w:r w:rsidR="009B3008">
              <w:rPr>
                <w:rFonts w:asciiTheme="minorHAnsi" w:eastAsiaTheme="minorEastAsia" w:hAnsiTheme="minorHAnsi"/>
                <w:noProof/>
                <w:sz w:val="22"/>
                <w:lang w:eastAsia="de-DE"/>
              </w:rPr>
              <w:tab/>
            </w:r>
            <w:r w:rsidR="009B3008" w:rsidRPr="00FA0A68">
              <w:rPr>
                <w:rStyle w:val="Hyperlink"/>
                <w:noProof/>
              </w:rPr>
              <w:t>Projektmanagement</w:t>
            </w:r>
            <w:r w:rsidR="009B3008">
              <w:rPr>
                <w:noProof/>
                <w:webHidden/>
              </w:rPr>
              <w:tab/>
            </w:r>
            <w:r w:rsidR="009B3008">
              <w:rPr>
                <w:noProof/>
                <w:webHidden/>
              </w:rPr>
              <w:fldChar w:fldCharType="begin"/>
            </w:r>
            <w:r w:rsidR="009B3008">
              <w:rPr>
                <w:noProof/>
                <w:webHidden/>
              </w:rPr>
              <w:instrText xml:space="preserve"> PAGEREF _Toc37841098 \h </w:instrText>
            </w:r>
            <w:r w:rsidR="009B3008">
              <w:rPr>
                <w:noProof/>
                <w:webHidden/>
              </w:rPr>
            </w:r>
            <w:r w:rsidR="009B3008">
              <w:rPr>
                <w:noProof/>
                <w:webHidden/>
              </w:rPr>
              <w:fldChar w:fldCharType="separate"/>
            </w:r>
            <w:r w:rsidR="009B3008">
              <w:rPr>
                <w:noProof/>
                <w:webHidden/>
              </w:rPr>
              <w:t>73</w:t>
            </w:r>
            <w:r w:rsidR="009B3008">
              <w:rPr>
                <w:noProof/>
                <w:webHidden/>
              </w:rPr>
              <w:fldChar w:fldCharType="end"/>
            </w:r>
          </w:hyperlink>
        </w:p>
        <w:p w14:paraId="17BC11D1" w14:textId="0E002844"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099" w:history="1">
            <w:r w:rsidR="009B3008" w:rsidRPr="00FA0A68">
              <w:rPr>
                <w:rStyle w:val="Hyperlink"/>
                <w:noProof/>
              </w:rPr>
              <w:t>B.1</w:t>
            </w:r>
            <w:r w:rsidR="009B3008">
              <w:rPr>
                <w:rFonts w:asciiTheme="minorHAnsi" w:eastAsiaTheme="minorEastAsia" w:hAnsiTheme="minorHAnsi"/>
                <w:noProof/>
                <w:sz w:val="22"/>
                <w:lang w:eastAsia="de-DE"/>
              </w:rPr>
              <w:tab/>
            </w:r>
            <w:r w:rsidR="009B3008" w:rsidRPr="00FA0A68">
              <w:rPr>
                <w:rStyle w:val="Hyperlink"/>
                <w:noProof/>
              </w:rPr>
              <w:t>GANTT-Diagramm</w:t>
            </w:r>
            <w:r w:rsidR="009B3008">
              <w:rPr>
                <w:noProof/>
                <w:webHidden/>
              </w:rPr>
              <w:tab/>
            </w:r>
            <w:r w:rsidR="009B3008">
              <w:rPr>
                <w:noProof/>
                <w:webHidden/>
              </w:rPr>
              <w:fldChar w:fldCharType="begin"/>
            </w:r>
            <w:r w:rsidR="009B3008">
              <w:rPr>
                <w:noProof/>
                <w:webHidden/>
              </w:rPr>
              <w:instrText xml:space="preserve"> PAGEREF _Toc37841099 \h </w:instrText>
            </w:r>
            <w:r w:rsidR="009B3008">
              <w:rPr>
                <w:noProof/>
                <w:webHidden/>
              </w:rPr>
            </w:r>
            <w:r w:rsidR="009B3008">
              <w:rPr>
                <w:noProof/>
                <w:webHidden/>
              </w:rPr>
              <w:fldChar w:fldCharType="separate"/>
            </w:r>
            <w:r w:rsidR="009B3008">
              <w:rPr>
                <w:noProof/>
                <w:webHidden/>
              </w:rPr>
              <w:t>73</w:t>
            </w:r>
            <w:r w:rsidR="009B3008">
              <w:rPr>
                <w:noProof/>
                <w:webHidden/>
              </w:rPr>
              <w:fldChar w:fldCharType="end"/>
            </w:r>
          </w:hyperlink>
        </w:p>
        <w:p w14:paraId="250435C6" w14:textId="4B1F8CAF"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0" w:history="1">
            <w:r w:rsidR="009B3008" w:rsidRPr="00FA0A68">
              <w:rPr>
                <w:rStyle w:val="Hyperlink"/>
                <w:noProof/>
              </w:rPr>
              <w:t>B.2</w:t>
            </w:r>
            <w:r w:rsidR="009B3008">
              <w:rPr>
                <w:rFonts w:asciiTheme="minorHAnsi" w:eastAsiaTheme="minorEastAsia" w:hAnsiTheme="minorHAnsi"/>
                <w:noProof/>
                <w:sz w:val="22"/>
                <w:lang w:eastAsia="de-DE"/>
              </w:rPr>
              <w:tab/>
            </w:r>
            <w:r w:rsidR="009B3008" w:rsidRPr="00FA0A68">
              <w:rPr>
                <w:rStyle w:val="Hyperlink"/>
                <w:noProof/>
              </w:rPr>
              <w:t>ToDo-Liste</w:t>
            </w:r>
            <w:r w:rsidR="009B3008">
              <w:rPr>
                <w:noProof/>
                <w:webHidden/>
              </w:rPr>
              <w:tab/>
            </w:r>
            <w:r w:rsidR="009B3008">
              <w:rPr>
                <w:noProof/>
                <w:webHidden/>
              </w:rPr>
              <w:fldChar w:fldCharType="begin"/>
            </w:r>
            <w:r w:rsidR="009B3008">
              <w:rPr>
                <w:noProof/>
                <w:webHidden/>
              </w:rPr>
              <w:instrText xml:space="preserve"> PAGEREF _Toc37841100 \h </w:instrText>
            </w:r>
            <w:r w:rsidR="009B3008">
              <w:rPr>
                <w:noProof/>
                <w:webHidden/>
              </w:rPr>
            </w:r>
            <w:r w:rsidR="009B3008">
              <w:rPr>
                <w:noProof/>
                <w:webHidden/>
              </w:rPr>
              <w:fldChar w:fldCharType="separate"/>
            </w:r>
            <w:r w:rsidR="009B3008">
              <w:rPr>
                <w:noProof/>
                <w:webHidden/>
              </w:rPr>
              <w:t>77</w:t>
            </w:r>
            <w:r w:rsidR="009B3008">
              <w:rPr>
                <w:noProof/>
                <w:webHidden/>
              </w:rPr>
              <w:fldChar w:fldCharType="end"/>
            </w:r>
          </w:hyperlink>
        </w:p>
        <w:p w14:paraId="2D8FC546" w14:textId="3228499E"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101" w:history="1">
            <w:r w:rsidR="009B3008" w:rsidRPr="00FA0A68">
              <w:rPr>
                <w:rStyle w:val="Hyperlink"/>
                <w:noProof/>
              </w:rPr>
              <w:t>C</w:t>
            </w:r>
            <w:r w:rsidR="009B3008">
              <w:rPr>
                <w:rFonts w:asciiTheme="minorHAnsi" w:eastAsiaTheme="minorEastAsia" w:hAnsiTheme="minorHAnsi"/>
                <w:noProof/>
                <w:sz w:val="22"/>
                <w:lang w:eastAsia="de-DE"/>
              </w:rPr>
              <w:tab/>
            </w:r>
            <w:r w:rsidR="009B3008" w:rsidRPr="00FA0A68">
              <w:rPr>
                <w:rStyle w:val="Hyperlink"/>
                <w:noProof/>
              </w:rPr>
              <w:t>Schaltplan</w:t>
            </w:r>
            <w:r w:rsidR="009B3008">
              <w:rPr>
                <w:noProof/>
                <w:webHidden/>
              </w:rPr>
              <w:tab/>
            </w:r>
            <w:r w:rsidR="009B3008">
              <w:rPr>
                <w:noProof/>
                <w:webHidden/>
              </w:rPr>
              <w:fldChar w:fldCharType="begin"/>
            </w:r>
            <w:r w:rsidR="009B3008">
              <w:rPr>
                <w:noProof/>
                <w:webHidden/>
              </w:rPr>
              <w:instrText xml:space="preserve"> PAGEREF _Toc37841101 \h </w:instrText>
            </w:r>
            <w:r w:rsidR="009B3008">
              <w:rPr>
                <w:noProof/>
                <w:webHidden/>
              </w:rPr>
            </w:r>
            <w:r w:rsidR="009B3008">
              <w:rPr>
                <w:noProof/>
                <w:webHidden/>
              </w:rPr>
              <w:fldChar w:fldCharType="separate"/>
            </w:r>
            <w:r w:rsidR="009B3008">
              <w:rPr>
                <w:noProof/>
                <w:webHidden/>
              </w:rPr>
              <w:t>81</w:t>
            </w:r>
            <w:r w:rsidR="009B3008">
              <w:rPr>
                <w:noProof/>
                <w:webHidden/>
              </w:rPr>
              <w:fldChar w:fldCharType="end"/>
            </w:r>
          </w:hyperlink>
        </w:p>
        <w:p w14:paraId="7F8FC7D2" w14:textId="598527A1" w:rsidR="009B3008" w:rsidRDefault="00182654">
          <w:pPr>
            <w:pStyle w:val="TOC1"/>
            <w:tabs>
              <w:tab w:val="left" w:pos="480"/>
              <w:tab w:val="right" w:leader="dot" w:pos="8494"/>
            </w:tabs>
            <w:rPr>
              <w:rFonts w:asciiTheme="minorHAnsi" w:eastAsiaTheme="minorEastAsia" w:hAnsiTheme="minorHAnsi"/>
              <w:noProof/>
              <w:sz w:val="22"/>
              <w:lang w:eastAsia="de-DE"/>
            </w:rPr>
          </w:pPr>
          <w:hyperlink w:anchor="_Toc37841102" w:history="1">
            <w:r w:rsidR="009B3008" w:rsidRPr="00FA0A68">
              <w:rPr>
                <w:rStyle w:val="Hyperlink"/>
                <w:noProof/>
              </w:rPr>
              <w:t>D</w:t>
            </w:r>
            <w:r w:rsidR="009B3008">
              <w:rPr>
                <w:rFonts w:asciiTheme="minorHAnsi" w:eastAsiaTheme="minorEastAsia" w:hAnsiTheme="minorHAnsi"/>
                <w:noProof/>
                <w:sz w:val="22"/>
                <w:lang w:eastAsia="de-DE"/>
              </w:rPr>
              <w:tab/>
            </w:r>
            <w:r w:rsidR="009B3008" w:rsidRPr="00FA0A68">
              <w:rPr>
                <w:rStyle w:val="Hyperlink"/>
                <w:noProof/>
              </w:rPr>
              <w:t>Quellcodes</w:t>
            </w:r>
            <w:r w:rsidR="009B3008">
              <w:rPr>
                <w:noProof/>
                <w:webHidden/>
              </w:rPr>
              <w:tab/>
            </w:r>
            <w:r w:rsidR="009B3008">
              <w:rPr>
                <w:noProof/>
                <w:webHidden/>
              </w:rPr>
              <w:fldChar w:fldCharType="begin"/>
            </w:r>
            <w:r w:rsidR="009B3008">
              <w:rPr>
                <w:noProof/>
                <w:webHidden/>
              </w:rPr>
              <w:instrText xml:space="preserve"> PAGEREF _Toc37841102 \h </w:instrText>
            </w:r>
            <w:r w:rsidR="009B3008">
              <w:rPr>
                <w:noProof/>
                <w:webHidden/>
              </w:rPr>
            </w:r>
            <w:r w:rsidR="009B3008">
              <w:rPr>
                <w:noProof/>
                <w:webHidden/>
              </w:rPr>
              <w:fldChar w:fldCharType="separate"/>
            </w:r>
            <w:r w:rsidR="009B3008">
              <w:rPr>
                <w:noProof/>
                <w:webHidden/>
              </w:rPr>
              <w:t>83</w:t>
            </w:r>
            <w:r w:rsidR="009B3008">
              <w:rPr>
                <w:noProof/>
                <w:webHidden/>
              </w:rPr>
              <w:fldChar w:fldCharType="end"/>
            </w:r>
          </w:hyperlink>
        </w:p>
        <w:p w14:paraId="49F1C8BC" w14:textId="7E554080"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3" w:history="1">
            <w:r w:rsidR="009B3008" w:rsidRPr="00FA0A68">
              <w:rPr>
                <w:rStyle w:val="Hyperlink"/>
                <w:noProof/>
              </w:rPr>
              <w:t>D.1</w:t>
            </w:r>
            <w:r w:rsidR="009B3008">
              <w:rPr>
                <w:rFonts w:asciiTheme="minorHAnsi" w:eastAsiaTheme="minorEastAsia" w:hAnsiTheme="minorHAnsi"/>
                <w:noProof/>
                <w:sz w:val="22"/>
                <w:lang w:eastAsia="de-DE"/>
              </w:rPr>
              <w:tab/>
            </w:r>
            <w:r w:rsidR="009B3008" w:rsidRPr="00FA0A68">
              <w:rPr>
                <w:rStyle w:val="Hyperlink"/>
                <w:noProof/>
              </w:rPr>
              <w:t>Spice-Modell: LED</w:t>
            </w:r>
            <w:r w:rsidR="009B3008">
              <w:rPr>
                <w:noProof/>
                <w:webHidden/>
              </w:rPr>
              <w:tab/>
            </w:r>
            <w:r w:rsidR="009B3008">
              <w:rPr>
                <w:noProof/>
                <w:webHidden/>
              </w:rPr>
              <w:fldChar w:fldCharType="begin"/>
            </w:r>
            <w:r w:rsidR="009B3008">
              <w:rPr>
                <w:noProof/>
                <w:webHidden/>
              </w:rPr>
              <w:instrText xml:space="preserve"> PAGEREF _Toc37841103 \h </w:instrText>
            </w:r>
            <w:r w:rsidR="009B3008">
              <w:rPr>
                <w:noProof/>
                <w:webHidden/>
              </w:rPr>
            </w:r>
            <w:r w:rsidR="009B3008">
              <w:rPr>
                <w:noProof/>
                <w:webHidden/>
              </w:rPr>
              <w:fldChar w:fldCharType="separate"/>
            </w:r>
            <w:r w:rsidR="009B3008">
              <w:rPr>
                <w:noProof/>
                <w:webHidden/>
              </w:rPr>
              <w:t>83</w:t>
            </w:r>
            <w:r w:rsidR="009B3008">
              <w:rPr>
                <w:noProof/>
                <w:webHidden/>
              </w:rPr>
              <w:fldChar w:fldCharType="end"/>
            </w:r>
          </w:hyperlink>
        </w:p>
        <w:p w14:paraId="5BAEC177" w14:textId="42EC7095"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4" w:history="1">
            <w:r w:rsidR="009B3008" w:rsidRPr="00FA0A68">
              <w:rPr>
                <w:rStyle w:val="Hyperlink"/>
                <w:noProof/>
              </w:rPr>
              <w:t>D.2</w:t>
            </w:r>
            <w:r w:rsidR="009B3008">
              <w:rPr>
                <w:rFonts w:asciiTheme="minorHAnsi" w:eastAsiaTheme="minorEastAsia" w:hAnsiTheme="minorHAnsi"/>
                <w:noProof/>
                <w:sz w:val="22"/>
                <w:lang w:eastAsia="de-DE"/>
              </w:rPr>
              <w:tab/>
            </w:r>
            <w:r w:rsidR="009B3008" w:rsidRPr="00FA0A68">
              <w:rPr>
                <w:rStyle w:val="Hyperlink"/>
                <w:noProof/>
              </w:rPr>
              <w:t>Spice-Modell: Transistor</w:t>
            </w:r>
            <w:r w:rsidR="009B3008">
              <w:rPr>
                <w:noProof/>
                <w:webHidden/>
              </w:rPr>
              <w:tab/>
            </w:r>
            <w:r w:rsidR="009B3008">
              <w:rPr>
                <w:noProof/>
                <w:webHidden/>
              </w:rPr>
              <w:fldChar w:fldCharType="begin"/>
            </w:r>
            <w:r w:rsidR="009B3008">
              <w:rPr>
                <w:noProof/>
                <w:webHidden/>
              </w:rPr>
              <w:instrText xml:space="preserve"> PAGEREF _Toc37841104 \h </w:instrText>
            </w:r>
            <w:r w:rsidR="009B3008">
              <w:rPr>
                <w:noProof/>
                <w:webHidden/>
              </w:rPr>
            </w:r>
            <w:r w:rsidR="009B3008">
              <w:rPr>
                <w:noProof/>
                <w:webHidden/>
              </w:rPr>
              <w:fldChar w:fldCharType="separate"/>
            </w:r>
            <w:r w:rsidR="009B3008">
              <w:rPr>
                <w:noProof/>
                <w:webHidden/>
              </w:rPr>
              <w:t>85</w:t>
            </w:r>
            <w:r w:rsidR="009B3008">
              <w:rPr>
                <w:noProof/>
                <w:webHidden/>
              </w:rPr>
              <w:fldChar w:fldCharType="end"/>
            </w:r>
          </w:hyperlink>
        </w:p>
        <w:p w14:paraId="5A40E505" w14:textId="57979FEC"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5" w:history="1">
            <w:r w:rsidR="009B3008" w:rsidRPr="00FA0A68">
              <w:rPr>
                <w:rStyle w:val="Hyperlink"/>
                <w:noProof/>
              </w:rPr>
              <w:t>D.3</w:t>
            </w:r>
            <w:r w:rsidR="009B3008">
              <w:rPr>
                <w:rFonts w:asciiTheme="minorHAnsi" w:eastAsiaTheme="minorEastAsia" w:hAnsiTheme="minorHAnsi"/>
                <w:noProof/>
                <w:sz w:val="22"/>
                <w:lang w:eastAsia="de-DE"/>
              </w:rPr>
              <w:tab/>
            </w:r>
            <w:r w:rsidR="009B3008" w:rsidRPr="00FA0A68">
              <w:rPr>
                <w:rStyle w:val="Hyperlink"/>
                <w:noProof/>
              </w:rPr>
              <w:t>Plott</w:t>
            </w:r>
            <w:r w:rsidR="009B3008">
              <w:rPr>
                <w:noProof/>
                <w:webHidden/>
              </w:rPr>
              <w:tab/>
            </w:r>
            <w:r w:rsidR="009B3008">
              <w:rPr>
                <w:noProof/>
                <w:webHidden/>
              </w:rPr>
              <w:fldChar w:fldCharType="begin"/>
            </w:r>
            <w:r w:rsidR="009B3008">
              <w:rPr>
                <w:noProof/>
                <w:webHidden/>
              </w:rPr>
              <w:instrText xml:space="preserve"> PAGEREF _Toc37841105 \h </w:instrText>
            </w:r>
            <w:r w:rsidR="009B3008">
              <w:rPr>
                <w:noProof/>
                <w:webHidden/>
              </w:rPr>
            </w:r>
            <w:r w:rsidR="009B3008">
              <w:rPr>
                <w:noProof/>
                <w:webHidden/>
              </w:rPr>
              <w:fldChar w:fldCharType="separate"/>
            </w:r>
            <w:r w:rsidR="009B3008">
              <w:rPr>
                <w:noProof/>
                <w:webHidden/>
              </w:rPr>
              <w:t>87</w:t>
            </w:r>
            <w:r w:rsidR="009B3008">
              <w:rPr>
                <w:noProof/>
                <w:webHidden/>
              </w:rPr>
              <w:fldChar w:fldCharType="end"/>
            </w:r>
          </w:hyperlink>
        </w:p>
        <w:p w14:paraId="069ED526" w14:textId="0FB06CE8"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6" w:history="1">
            <w:r w:rsidR="009B3008" w:rsidRPr="00FA0A68">
              <w:rPr>
                <w:rStyle w:val="Hyperlink"/>
                <w:noProof/>
                <w:lang w:val="en-US"/>
              </w:rPr>
              <w:t>D.4</w:t>
            </w:r>
            <w:r w:rsidR="009B3008">
              <w:rPr>
                <w:rFonts w:asciiTheme="minorHAnsi" w:eastAsiaTheme="minorEastAsia" w:hAnsiTheme="minorHAnsi"/>
                <w:noProof/>
                <w:sz w:val="22"/>
                <w:lang w:eastAsia="de-DE"/>
              </w:rPr>
              <w:tab/>
            </w:r>
            <w:r w:rsidR="009B3008" w:rsidRPr="00FA0A68">
              <w:rPr>
                <w:rStyle w:val="Hyperlink"/>
                <w:noProof/>
                <w:lang w:val="en-US"/>
              </w:rPr>
              <w:t>Python</w:t>
            </w:r>
            <w:r w:rsidR="009B3008">
              <w:rPr>
                <w:noProof/>
                <w:webHidden/>
              </w:rPr>
              <w:tab/>
            </w:r>
            <w:r w:rsidR="009B3008">
              <w:rPr>
                <w:noProof/>
                <w:webHidden/>
              </w:rPr>
              <w:fldChar w:fldCharType="begin"/>
            </w:r>
            <w:r w:rsidR="009B3008">
              <w:rPr>
                <w:noProof/>
                <w:webHidden/>
              </w:rPr>
              <w:instrText xml:space="preserve"> PAGEREF _Toc37841106 \h </w:instrText>
            </w:r>
            <w:r w:rsidR="009B3008">
              <w:rPr>
                <w:noProof/>
                <w:webHidden/>
              </w:rPr>
            </w:r>
            <w:r w:rsidR="009B3008">
              <w:rPr>
                <w:noProof/>
                <w:webHidden/>
              </w:rPr>
              <w:fldChar w:fldCharType="separate"/>
            </w:r>
            <w:r w:rsidR="009B3008">
              <w:rPr>
                <w:noProof/>
                <w:webHidden/>
              </w:rPr>
              <w:t>89</w:t>
            </w:r>
            <w:r w:rsidR="009B3008">
              <w:rPr>
                <w:noProof/>
                <w:webHidden/>
              </w:rPr>
              <w:fldChar w:fldCharType="end"/>
            </w:r>
          </w:hyperlink>
        </w:p>
        <w:p w14:paraId="1663CE9A" w14:textId="02E51F07"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7" w:history="1">
            <w:r w:rsidR="009B3008" w:rsidRPr="00FA0A68">
              <w:rPr>
                <w:rStyle w:val="Hyperlink"/>
                <w:noProof/>
              </w:rPr>
              <w:t>D.5</w:t>
            </w:r>
            <w:r w:rsidR="009B3008">
              <w:rPr>
                <w:rFonts w:asciiTheme="minorHAnsi" w:eastAsiaTheme="minorEastAsia" w:hAnsiTheme="minorHAnsi"/>
                <w:noProof/>
                <w:sz w:val="22"/>
                <w:lang w:eastAsia="de-DE"/>
              </w:rPr>
              <w:tab/>
            </w:r>
            <w:r w:rsidR="009B3008" w:rsidRPr="00FA0A68">
              <w:rPr>
                <w:rStyle w:val="Hyperlink"/>
                <w:noProof/>
              </w:rPr>
              <w:t>Nephelometer-Steuerung (Arduino)</w:t>
            </w:r>
            <w:r w:rsidR="009B3008">
              <w:rPr>
                <w:noProof/>
                <w:webHidden/>
              </w:rPr>
              <w:tab/>
            </w:r>
            <w:r w:rsidR="009B3008">
              <w:rPr>
                <w:noProof/>
                <w:webHidden/>
              </w:rPr>
              <w:fldChar w:fldCharType="begin"/>
            </w:r>
            <w:r w:rsidR="009B3008">
              <w:rPr>
                <w:noProof/>
                <w:webHidden/>
              </w:rPr>
              <w:instrText xml:space="preserve"> PAGEREF _Toc37841107 \h </w:instrText>
            </w:r>
            <w:r w:rsidR="009B3008">
              <w:rPr>
                <w:noProof/>
                <w:webHidden/>
              </w:rPr>
            </w:r>
            <w:r w:rsidR="009B3008">
              <w:rPr>
                <w:noProof/>
                <w:webHidden/>
              </w:rPr>
              <w:fldChar w:fldCharType="separate"/>
            </w:r>
            <w:r w:rsidR="009B3008">
              <w:rPr>
                <w:noProof/>
                <w:webHidden/>
              </w:rPr>
              <w:t>97</w:t>
            </w:r>
            <w:r w:rsidR="009B3008">
              <w:rPr>
                <w:noProof/>
                <w:webHidden/>
              </w:rPr>
              <w:fldChar w:fldCharType="end"/>
            </w:r>
          </w:hyperlink>
        </w:p>
        <w:p w14:paraId="0DF99B7A" w14:textId="6E4DECDB" w:rsidR="009B3008" w:rsidRDefault="00182654">
          <w:pPr>
            <w:pStyle w:val="TOC2"/>
            <w:tabs>
              <w:tab w:val="left" w:pos="880"/>
              <w:tab w:val="right" w:leader="dot" w:pos="8494"/>
            </w:tabs>
            <w:rPr>
              <w:rFonts w:asciiTheme="minorHAnsi" w:eastAsiaTheme="minorEastAsia" w:hAnsiTheme="minorHAnsi"/>
              <w:noProof/>
              <w:sz w:val="22"/>
              <w:lang w:eastAsia="de-DE"/>
            </w:rPr>
          </w:pPr>
          <w:hyperlink w:anchor="_Toc37841108" w:history="1">
            <w:r w:rsidR="009B3008" w:rsidRPr="00FA0A68">
              <w:rPr>
                <w:rStyle w:val="Hyperlink"/>
                <w:noProof/>
                <w:lang w:val="en-US"/>
              </w:rPr>
              <w:t>D.6</w:t>
            </w:r>
            <w:r w:rsidR="009B3008">
              <w:rPr>
                <w:rFonts w:asciiTheme="minorHAnsi" w:eastAsiaTheme="minorEastAsia" w:hAnsiTheme="minorHAnsi"/>
                <w:noProof/>
                <w:sz w:val="22"/>
                <w:lang w:eastAsia="de-DE"/>
              </w:rPr>
              <w:tab/>
            </w:r>
            <w:r w:rsidR="009B3008" w:rsidRPr="00FA0A68">
              <w:rPr>
                <w:rStyle w:val="Hyperlink"/>
                <w:noProof/>
                <w:lang w:val="en-US"/>
              </w:rPr>
              <w:t>Bedienungsprogramm (MATLAB)</w:t>
            </w:r>
            <w:r w:rsidR="009B3008">
              <w:rPr>
                <w:noProof/>
                <w:webHidden/>
              </w:rPr>
              <w:tab/>
            </w:r>
            <w:r w:rsidR="009B3008">
              <w:rPr>
                <w:noProof/>
                <w:webHidden/>
              </w:rPr>
              <w:fldChar w:fldCharType="begin"/>
            </w:r>
            <w:r w:rsidR="009B3008">
              <w:rPr>
                <w:noProof/>
                <w:webHidden/>
              </w:rPr>
              <w:instrText xml:space="preserve"> PAGEREF _Toc37841108 \h </w:instrText>
            </w:r>
            <w:r w:rsidR="009B3008">
              <w:rPr>
                <w:noProof/>
                <w:webHidden/>
              </w:rPr>
            </w:r>
            <w:r w:rsidR="009B3008">
              <w:rPr>
                <w:noProof/>
                <w:webHidden/>
              </w:rPr>
              <w:fldChar w:fldCharType="separate"/>
            </w:r>
            <w:r w:rsidR="009B3008">
              <w:rPr>
                <w:noProof/>
                <w:webHidden/>
              </w:rPr>
              <w:t>99</w:t>
            </w:r>
            <w:r w:rsidR="009B3008">
              <w:rPr>
                <w:noProof/>
                <w:webHidden/>
              </w:rPr>
              <w:fldChar w:fldCharType="end"/>
            </w:r>
          </w:hyperlink>
        </w:p>
        <w:p w14:paraId="3BCE4D45" w14:textId="16CED0FA" w:rsidR="009B3008" w:rsidRDefault="00182654">
          <w:pPr>
            <w:pStyle w:val="TOC1"/>
            <w:tabs>
              <w:tab w:val="right" w:leader="dot" w:pos="8494"/>
            </w:tabs>
            <w:rPr>
              <w:rFonts w:asciiTheme="minorHAnsi" w:eastAsiaTheme="minorEastAsia" w:hAnsiTheme="minorHAnsi"/>
              <w:noProof/>
              <w:sz w:val="22"/>
              <w:lang w:eastAsia="de-DE"/>
            </w:rPr>
          </w:pPr>
          <w:hyperlink w:anchor="_Toc37841109" w:history="1">
            <w:r w:rsidR="009B3008" w:rsidRPr="00FA0A68">
              <w:rPr>
                <w:rStyle w:val="Hyperlink"/>
                <w:noProof/>
              </w:rPr>
              <w:t>Literaturverzeichnis</w:t>
            </w:r>
            <w:r w:rsidR="009B3008">
              <w:rPr>
                <w:noProof/>
                <w:webHidden/>
              </w:rPr>
              <w:tab/>
            </w:r>
            <w:r w:rsidR="009B3008">
              <w:rPr>
                <w:noProof/>
                <w:webHidden/>
              </w:rPr>
              <w:fldChar w:fldCharType="begin"/>
            </w:r>
            <w:r w:rsidR="009B3008">
              <w:rPr>
                <w:noProof/>
                <w:webHidden/>
              </w:rPr>
              <w:instrText xml:space="preserve"> PAGEREF _Toc37841109 \h </w:instrText>
            </w:r>
            <w:r w:rsidR="009B3008">
              <w:rPr>
                <w:noProof/>
                <w:webHidden/>
              </w:rPr>
            </w:r>
            <w:r w:rsidR="009B3008">
              <w:rPr>
                <w:noProof/>
                <w:webHidden/>
              </w:rPr>
              <w:fldChar w:fldCharType="separate"/>
            </w:r>
            <w:r w:rsidR="009B3008">
              <w:rPr>
                <w:noProof/>
                <w:webHidden/>
              </w:rPr>
              <w:t>103</w:t>
            </w:r>
            <w:r w:rsidR="009B3008">
              <w:rPr>
                <w:noProof/>
                <w:webHidden/>
              </w:rPr>
              <w:fldChar w:fldCharType="end"/>
            </w:r>
          </w:hyperlink>
        </w:p>
        <w:p w14:paraId="394CECE2" w14:textId="74772183" w:rsidR="00D74085" w:rsidRDefault="00D74085" w:rsidP="00C304B7">
          <w:pPr>
            <w:pStyle w:val="Flietext"/>
          </w:pPr>
          <w:r>
            <w:rPr>
              <w:b/>
              <w:bCs/>
            </w:rPr>
            <w:fldChar w:fldCharType="end"/>
          </w:r>
        </w:p>
      </w:sdtContent>
    </w:sdt>
    <w:p w14:paraId="5381CDCD" w14:textId="69BA5D5C" w:rsidR="003F77D8" w:rsidRDefault="003F77D8" w:rsidP="00C304B7">
      <w:pPr>
        <w:pStyle w:val="Flietext"/>
      </w:pPr>
    </w:p>
    <w:p w14:paraId="66C6A2EE" w14:textId="77777777" w:rsidR="00EE384C" w:rsidRDefault="00EE384C" w:rsidP="00C304B7">
      <w:pPr>
        <w:pStyle w:val="Flietext"/>
        <w:sectPr w:rsidR="00EE384C" w:rsidSect="00E15A0E">
          <w:footerReference w:type="default" r:id="rId15"/>
          <w:pgSz w:w="11906" w:h="16838"/>
          <w:pgMar w:top="1418" w:right="1701" w:bottom="1418" w:left="1701" w:header="708" w:footer="708" w:gutter="0"/>
          <w:pgNumType w:start="1"/>
          <w:cols w:space="708"/>
          <w:docGrid w:linePitch="360"/>
        </w:sectPr>
      </w:pPr>
    </w:p>
    <w:p w14:paraId="00572EAA" w14:textId="0207153E" w:rsidR="00F12313" w:rsidRDefault="00EE384C">
      <w:pPr>
        <w:pStyle w:val="TableofFigures"/>
        <w:tabs>
          <w:tab w:val="right" w:leader="dot" w:pos="8494"/>
        </w:tabs>
        <w:rPr>
          <w:rFonts w:asciiTheme="minorHAnsi" w:eastAsiaTheme="minorEastAsia" w:hAnsiTheme="minorHAnsi"/>
          <w:noProof/>
          <w:sz w:val="22"/>
          <w:lang w:eastAsia="de-DE"/>
        </w:rPr>
      </w:pPr>
      <w:r>
        <w:lastRenderedPageBreak/>
        <w:fldChar w:fldCharType="begin"/>
      </w:r>
      <w:r>
        <w:instrText xml:space="preserve"> TOC \h \z \c "Abbildung" </w:instrText>
      </w:r>
      <w:r>
        <w:fldChar w:fldCharType="separate"/>
      </w:r>
      <w:hyperlink w:anchor="_Toc37834673" w:history="1">
        <w:r w:rsidR="00F12313" w:rsidRPr="004F6B66">
          <w:rPr>
            <w:rStyle w:val="Hyperlink"/>
            <w:noProof/>
          </w:rPr>
          <w:t>Abbildung 2.1: Prinzip eines Streulichtrauchmelders</w:t>
        </w:r>
        <w:r w:rsidR="00F12313">
          <w:rPr>
            <w:noProof/>
            <w:webHidden/>
          </w:rPr>
          <w:tab/>
        </w:r>
        <w:r w:rsidR="00F12313">
          <w:rPr>
            <w:noProof/>
            <w:webHidden/>
          </w:rPr>
          <w:fldChar w:fldCharType="begin"/>
        </w:r>
        <w:r w:rsidR="00F12313">
          <w:rPr>
            <w:noProof/>
            <w:webHidden/>
          </w:rPr>
          <w:instrText xml:space="preserve"> PAGEREF _Toc37834673 \h </w:instrText>
        </w:r>
        <w:r w:rsidR="00F12313">
          <w:rPr>
            <w:noProof/>
            <w:webHidden/>
          </w:rPr>
        </w:r>
        <w:r w:rsidR="00F12313">
          <w:rPr>
            <w:noProof/>
            <w:webHidden/>
          </w:rPr>
          <w:fldChar w:fldCharType="separate"/>
        </w:r>
        <w:r w:rsidR="00B407FB">
          <w:rPr>
            <w:noProof/>
            <w:webHidden/>
          </w:rPr>
          <w:t>3</w:t>
        </w:r>
        <w:r w:rsidR="00F12313">
          <w:rPr>
            <w:noProof/>
            <w:webHidden/>
          </w:rPr>
          <w:fldChar w:fldCharType="end"/>
        </w:r>
      </w:hyperlink>
    </w:p>
    <w:p w14:paraId="2BA5DF6A" w14:textId="345B42D4"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4" w:history="1">
        <w:r w:rsidR="00F12313" w:rsidRPr="004F6B66">
          <w:rPr>
            <w:rStyle w:val="Hyperlink"/>
            <w:noProof/>
          </w:rPr>
          <w:t>Abbildung 2.2: Einordnung des Terahertz-Spektrums</w:t>
        </w:r>
        <w:r w:rsidR="00F12313">
          <w:rPr>
            <w:noProof/>
            <w:webHidden/>
          </w:rPr>
          <w:tab/>
        </w:r>
        <w:r w:rsidR="00F12313">
          <w:rPr>
            <w:noProof/>
            <w:webHidden/>
          </w:rPr>
          <w:fldChar w:fldCharType="begin"/>
        </w:r>
        <w:r w:rsidR="00F12313">
          <w:rPr>
            <w:noProof/>
            <w:webHidden/>
          </w:rPr>
          <w:instrText xml:space="preserve"> PAGEREF _Toc37834674 \h </w:instrText>
        </w:r>
        <w:r w:rsidR="00F12313">
          <w:rPr>
            <w:noProof/>
            <w:webHidden/>
          </w:rPr>
        </w:r>
        <w:r w:rsidR="00F12313">
          <w:rPr>
            <w:noProof/>
            <w:webHidden/>
          </w:rPr>
          <w:fldChar w:fldCharType="separate"/>
        </w:r>
        <w:r w:rsidR="00B407FB">
          <w:rPr>
            <w:noProof/>
            <w:webHidden/>
          </w:rPr>
          <w:t>8</w:t>
        </w:r>
        <w:r w:rsidR="00F12313">
          <w:rPr>
            <w:noProof/>
            <w:webHidden/>
          </w:rPr>
          <w:fldChar w:fldCharType="end"/>
        </w:r>
      </w:hyperlink>
    </w:p>
    <w:p w14:paraId="1578AD12" w14:textId="51DC0AE1"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5" w:history="1">
        <w:r w:rsidR="00F12313" w:rsidRPr="004F6B66">
          <w:rPr>
            <w:rStyle w:val="Hyperlink"/>
            <w:noProof/>
          </w:rPr>
          <w:t>Abbildung 2.3: Bild einer Terahertz-Antenne. Links</w:t>
        </w:r>
        <w:r w:rsidR="00913819">
          <w:rPr>
            <w:rStyle w:val="Hyperlink"/>
            <w:noProof/>
          </w:rPr>
          <w:t xml:space="preserve"> </w:t>
        </w:r>
        <w:r w:rsidR="00F12313" w:rsidRPr="004F6B66">
          <w:rPr>
            <w:rStyle w:val="Hyperlink"/>
            <w:noProof/>
          </w:rPr>
          <w:t>Emitter, rechts</w:t>
        </w:r>
        <w:r w:rsidR="00913819">
          <w:rPr>
            <w:rStyle w:val="Hyperlink"/>
            <w:noProof/>
          </w:rPr>
          <w:t xml:space="preserve"> </w:t>
        </w:r>
        <w:r w:rsidR="00F12313" w:rsidRPr="004F6B66">
          <w:rPr>
            <w:rStyle w:val="Hyperlink"/>
            <w:noProof/>
          </w:rPr>
          <w:t>Detektor.</w:t>
        </w:r>
        <w:r w:rsidR="00F12313">
          <w:rPr>
            <w:noProof/>
            <w:webHidden/>
          </w:rPr>
          <w:tab/>
        </w:r>
        <w:r w:rsidR="00F12313">
          <w:rPr>
            <w:noProof/>
            <w:webHidden/>
          </w:rPr>
          <w:fldChar w:fldCharType="begin"/>
        </w:r>
        <w:r w:rsidR="00F12313">
          <w:rPr>
            <w:noProof/>
            <w:webHidden/>
          </w:rPr>
          <w:instrText xml:space="preserve"> PAGEREF _Toc37834675 \h </w:instrText>
        </w:r>
        <w:r w:rsidR="00F12313">
          <w:rPr>
            <w:noProof/>
            <w:webHidden/>
          </w:rPr>
        </w:r>
        <w:r w:rsidR="00F12313">
          <w:rPr>
            <w:noProof/>
            <w:webHidden/>
          </w:rPr>
          <w:fldChar w:fldCharType="separate"/>
        </w:r>
        <w:r w:rsidR="00B407FB">
          <w:rPr>
            <w:noProof/>
            <w:webHidden/>
          </w:rPr>
          <w:t>10</w:t>
        </w:r>
        <w:r w:rsidR="00F12313">
          <w:rPr>
            <w:noProof/>
            <w:webHidden/>
          </w:rPr>
          <w:fldChar w:fldCharType="end"/>
        </w:r>
      </w:hyperlink>
    </w:p>
    <w:p w14:paraId="519438F2" w14:textId="13A56759"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6" w:history="1">
        <w:r w:rsidR="00F12313" w:rsidRPr="004F6B66">
          <w:rPr>
            <w:rStyle w:val="Hyperlink"/>
            <w:noProof/>
          </w:rPr>
          <w:t>Abbildung 2.4: Messaufbau mit Laser, Objekt und zwei symbolischen Antennen</w:t>
        </w:r>
        <w:r w:rsidR="00F12313">
          <w:rPr>
            <w:noProof/>
            <w:webHidden/>
          </w:rPr>
          <w:tab/>
        </w:r>
        <w:r w:rsidR="00F12313">
          <w:rPr>
            <w:noProof/>
            <w:webHidden/>
          </w:rPr>
          <w:fldChar w:fldCharType="begin"/>
        </w:r>
        <w:r w:rsidR="00F12313">
          <w:rPr>
            <w:noProof/>
            <w:webHidden/>
          </w:rPr>
          <w:instrText xml:space="preserve"> PAGEREF _Toc37834676 \h </w:instrText>
        </w:r>
        <w:r w:rsidR="00F12313">
          <w:rPr>
            <w:noProof/>
            <w:webHidden/>
          </w:rPr>
        </w:r>
        <w:r w:rsidR="00F12313">
          <w:rPr>
            <w:noProof/>
            <w:webHidden/>
          </w:rPr>
          <w:fldChar w:fldCharType="separate"/>
        </w:r>
        <w:r w:rsidR="00B407FB">
          <w:rPr>
            <w:noProof/>
            <w:webHidden/>
          </w:rPr>
          <w:t>12</w:t>
        </w:r>
        <w:r w:rsidR="00F12313">
          <w:rPr>
            <w:noProof/>
            <w:webHidden/>
          </w:rPr>
          <w:fldChar w:fldCharType="end"/>
        </w:r>
      </w:hyperlink>
    </w:p>
    <w:p w14:paraId="3E59789A" w14:textId="3261B793"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7" w:history="1">
        <w:r w:rsidR="00F12313" w:rsidRPr="004F6B66">
          <w:rPr>
            <w:rStyle w:val="Hyperlink"/>
            <w:noProof/>
          </w:rPr>
          <w:t>Abbildung 3.1: Grobe Vorplanung</w:t>
        </w:r>
        <w:r w:rsidR="00F12313">
          <w:rPr>
            <w:noProof/>
            <w:webHidden/>
          </w:rPr>
          <w:tab/>
        </w:r>
        <w:r w:rsidR="00F12313">
          <w:rPr>
            <w:noProof/>
            <w:webHidden/>
          </w:rPr>
          <w:fldChar w:fldCharType="begin"/>
        </w:r>
        <w:r w:rsidR="00F12313">
          <w:rPr>
            <w:noProof/>
            <w:webHidden/>
          </w:rPr>
          <w:instrText xml:space="preserve"> PAGEREF _Toc37834677 \h </w:instrText>
        </w:r>
        <w:r w:rsidR="00F12313">
          <w:rPr>
            <w:noProof/>
            <w:webHidden/>
          </w:rPr>
        </w:r>
        <w:r w:rsidR="00F12313">
          <w:rPr>
            <w:noProof/>
            <w:webHidden/>
          </w:rPr>
          <w:fldChar w:fldCharType="separate"/>
        </w:r>
        <w:r w:rsidR="00B407FB">
          <w:rPr>
            <w:noProof/>
            <w:webHidden/>
          </w:rPr>
          <w:t>15</w:t>
        </w:r>
        <w:r w:rsidR="00F12313">
          <w:rPr>
            <w:noProof/>
            <w:webHidden/>
          </w:rPr>
          <w:fldChar w:fldCharType="end"/>
        </w:r>
      </w:hyperlink>
    </w:p>
    <w:p w14:paraId="097479E0" w14:textId="5E047ED3"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8" w:history="1">
        <w:r w:rsidR="00F12313" w:rsidRPr="004F6B66">
          <w:rPr>
            <w:rStyle w:val="Hyperlink"/>
            <w:noProof/>
          </w:rPr>
          <w:t>Abbildung 4.1: 40x40 Profil wie verwendet</w:t>
        </w:r>
        <w:r w:rsidR="00F12313">
          <w:rPr>
            <w:noProof/>
            <w:webHidden/>
          </w:rPr>
          <w:tab/>
        </w:r>
        <w:r w:rsidR="00F12313">
          <w:rPr>
            <w:noProof/>
            <w:webHidden/>
          </w:rPr>
          <w:fldChar w:fldCharType="begin"/>
        </w:r>
        <w:r w:rsidR="00F12313">
          <w:rPr>
            <w:noProof/>
            <w:webHidden/>
          </w:rPr>
          <w:instrText xml:space="preserve"> PAGEREF _Toc37834678 \h </w:instrText>
        </w:r>
        <w:r w:rsidR="00F12313">
          <w:rPr>
            <w:noProof/>
            <w:webHidden/>
          </w:rPr>
        </w:r>
        <w:r w:rsidR="00F12313">
          <w:rPr>
            <w:noProof/>
            <w:webHidden/>
          </w:rPr>
          <w:fldChar w:fldCharType="separate"/>
        </w:r>
        <w:r w:rsidR="00B407FB">
          <w:rPr>
            <w:noProof/>
            <w:webHidden/>
          </w:rPr>
          <w:t>19</w:t>
        </w:r>
        <w:r w:rsidR="00F12313">
          <w:rPr>
            <w:noProof/>
            <w:webHidden/>
          </w:rPr>
          <w:fldChar w:fldCharType="end"/>
        </w:r>
      </w:hyperlink>
    </w:p>
    <w:p w14:paraId="54743641" w14:textId="3D2AA554"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79" w:history="1">
        <w:r w:rsidR="00F12313" w:rsidRPr="004F6B66">
          <w:rPr>
            <w:rStyle w:val="Hyperlink"/>
            <w:noProof/>
          </w:rPr>
          <w:t>Abbildung 4.2: Prinzipieller Aufbau eines Nephelometers</w:t>
        </w:r>
        <w:r w:rsidR="00F12313">
          <w:rPr>
            <w:noProof/>
            <w:webHidden/>
          </w:rPr>
          <w:tab/>
        </w:r>
        <w:r w:rsidR="00F12313">
          <w:rPr>
            <w:noProof/>
            <w:webHidden/>
          </w:rPr>
          <w:fldChar w:fldCharType="begin"/>
        </w:r>
        <w:r w:rsidR="00F12313">
          <w:rPr>
            <w:noProof/>
            <w:webHidden/>
          </w:rPr>
          <w:instrText xml:space="preserve"> PAGEREF _Toc37834679 \h </w:instrText>
        </w:r>
        <w:r w:rsidR="00F12313">
          <w:rPr>
            <w:noProof/>
            <w:webHidden/>
          </w:rPr>
        </w:r>
        <w:r w:rsidR="00F12313">
          <w:rPr>
            <w:noProof/>
            <w:webHidden/>
          </w:rPr>
          <w:fldChar w:fldCharType="separate"/>
        </w:r>
        <w:r w:rsidR="00B407FB">
          <w:rPr>
            <w:noProof/>
            <w:webHidden/>
          </w:rPr>
          <w:t>25</w:t>
        </w:r>
        <w:r w:rsidR="00F12313">
          <w:rPr>
            <w:noProof/>
            <w:webHidden/>
          </w:rPr>
          <w:fldChar w:fldCharType="end"/>
        </w:r>
      </w:hyperlink>
    </w:p>
    <w:p w14:paraId="09523814" w14:textId="558A05A5"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0" w:history="1">
        <w:r w:rsidR="00F12313" w:rsidRPr="004F6B66">
          <w:rPr>
            <w:rStyle w:val="Hyperlink"/>
            <w:noProof/>
          </w:rPr>
          <w:t>Abbildung 4.3: Dunkelkammer, erster Entwurf</w:t>
        </w:r>
        <w:r w:rsidR="00F12313">
          <w:rPr>
            <w:noProof/>
            <w:webHidden/>
          </w:rPr>
          <w:tab/>
        </w:r>
        <w:r w:rsidR="00F12313">
          <w:rPr>
            <w:noProof/>
            <w:webHidden/>
          </w:rPr>
          <w:fldChar w:fldCharType="begin"/>
        </w:r>
        <w:r w:rsidR="00F12313">
          <w:rPr>
            <w:noProof/>
            <w:webHidden/>
          </w:rPr>
          <w:instrText xml:space="preserve"> PAGEREF _Toc37834680 \h </w:instrText>
        </w:r>
        <w:r w:rsidR="00F12313">
          <w:rPr>
            <w:noProof/>
            <w:webHidden/>
          </w:rPr>
        </w:r>
        <w:r w:rsidR="00F12313">
          <w:rPr>
            <w:noProof/>
            <w:webHidden/>
          </w:rPr>
          <w:fldChar w:fldCharType="separate"/>
        </w:r>
        <w:r w:rsidR="00B407FB">
          <w:rPr>
            <w:noProof/>
            <w:webHidden/>
          </w:rPr>
          <w:t>27</w:t>
        </w:r>
        <w:r w:rsidR="00F12313">
          <w:rPr>
            <w:noProof/>
            <w:webHidden/>
          </w:rPr>
          <w:fldChar w:fldCharType="end"/>
        </w:r>
      </w:hyperlink>
    </w:p>
    <w:p w14:paraId="323E104A" w14:textId="58BFFB26"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1" w:history="1">
        <w:r w:rsidR="00F12313" w:rsidRPr="004F6B66">
          <w:rPr>
            <w:rStyle w:val="Hyperlink"/>
            <w:noProof/>
          </w:rPr>
          <w:t>Abbildung 4.4: Dunkelkammer, zweiter Entwurf</w:t>
        </w:r>
        <w:r w:rsidR="00F12313">
          <w:rPr>
            <w:noProof/>
            <w:webHidden/>
          </w:rPr>
          <w:tab/>
        </w:r>
        <w:r w:rsidR="00F12313">
          <w:rPr>
            <w:noProof/>
            <w:webHidden/>
          </w:rPr>
          <w:fldChar w:fldCharType="begin"/>
        </w:r>
        <w:r w:rsidR="00F12313">
          <w:rPr>
            <w:noProof/>
            <w:webHidden/>
          </w:rPr>
          <w:instrText xml:space="preserve"> PAGEREF _Toc37834681 \h </w:instrText>
        </w:r>
        <w:r w:rsidR="00F12313">
          <w:rPr>
            <w:noProof/>
            <w:webHidden/>
          </w:rPr>
        </w:r>
        <w:r w:rsidR="00F12313">
          <w:rPr>
            <w:noProof/>
            <w:webHidden/>
          </w:rPr>
          <w:fldChar w:fldCharType="separate"/>
        </w:r>
        <w:r w:rsidR="00B407FB">
          <w:rPr>
            <w:noProof/>
            <w:webHidden/>
          </w:rPr>
          <w:t>28</w:t>
        </w:r>
        <w:r w:rsidR="00F12313">
          <w:rPr>
            <w:noProof/>
            <w:webHidden/>
          </w:rPr>
          <w:fldChar w:fldCharType="end"/>
        </w:r>
      </w:hyperlink>
    </w:p>
    <w:p w14:paraId="1203A321" w14:textId="65FBAAA8"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2" w:history="1">
        <w:r w:rsidR="00F12313" w:rsidRPr="004F6B66">
          <w:rPr>
            <w:rStyle w:val="Hyperlink"/>
            <w:noProof/>
          </w:rPr>
          <w:t>Abbildung 4.5: Dunkelkammer, dritter Entwurf</w:t>
        </w:r>
        <w:r w:rsidR="00F12313">
          <w:rPr>
            <w:noProof/>
            <w:webHidden/>
          </w:rPr>
          <w:tab/>
        </w:r>
        <w:r w:rsidR="00F12313">
          <w:rPr>
            <w:noProof/>
            <w:webHidden/>
          </w:rPr>
          <w:fldChar w:fldCharType="begin"/>
        </w:r>
        <w:r w:rsidR="00F12313">
          <w:rPr>
            <w:noProof/>
            <w:webHidden/>
          </w:rPr>
          <w:instrText xml:space="preserve"> PAGEREF _Toc37834682 \h </w:instrText>
        </w:r>
        <w:r w:rsidR="00F12313">
          <w:rPr>
            <w:noProof/>
            <w:webHidden/>
          </w:rPr>
        </w:r>
        <w:r w:rsidR="00F12313">
          <w:rPr>
            <w:noProof/>
            <w:webHidden/>
          </w:rPr>
          <w:fldChar w:fldCharType="separate"/>
        </w:r>
        <w:r w:rsidR="00B407FB">
          <w:rPr>
            <w:noProof/>
            <w:webHidden/>
          </w:rPr>
          <w:t>29</w:t>
        </w:r>
        <w:r w:rsidR="00F12313">
          <w:rPr>
            <w:noProof/>
            <w:webHidden/>
          </w:rPr>
          <w:fldChar w:fldCharType="end"/>
        </w:r>
      </w:hyperlink>
    </w:p>
    <w:p w14:paraId="3095DDF7" w14:textId="55CE38B6"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3" w:history="1">
        <w:r w:rsidR="00F12313" w:rsidRPr="004F6B66">
          <w:rPr>
            <w:rStyle w:val="Hyperlink"/>
            <w:noProof/>
          </w:rPr>
          <w:t>Abbildung 4.6: Dunkelkammer, vierter Entwurf/finaler Entwurf</w:t>
        </w:r>
        <w:r w:rsidR="00F12313">
          <w:rPr>
            <w:noProof/>
            <w:webHidden/>
          </w:rPr>
          <w:tab/>
        </w:r>
        <w:r w:rsidR="00F12313">
          <w:rPr>
            <w:noProof/>
            <w:webHidden/>
          </w:rPr>
          <w:fldChar w:fldCharType="begin"/>
        </w:r>
        <w:r w:rsidR="00F12313">
          <w:rPr>
            <w:noProof/>
            <w:webHidden/>
          </w:rPr>
          <w:instrText xml:space="preserve"> PAGEREF _Toc37834683 \h </w:instrText>
        </w:r>
        <w:r w:rsidR="00F12313">
          <w:rPr>
            <w:noProof/>
            <w:webHidden/>
          </w:rPr>
        </w:r>
        <w:r w:rsidR="00F12313">
          <w:rPr>
            <w:noProof/>
            <w:webHidden/>
          </w:rPr>
          <w:fldChar w:fldCharType="separate"/>
        </w:r>
        <w:r w:rsidR="00B407FB">
          <w:rPr>
            <w:noProof/>
            <w:webHidden/>
          </w:rPr>
          <w:t>30</w:t>
        </w:r>
        <w:r w:rsidR="00F12313">
          <w:rPr>
            <w:noProof/>
            <w:webHidden/>
          </w:rPr>
          <w:fldChar w:fldCharType="end"/>
        </w:r>
      </w:hyperlink>
    </w:p>
    <w:p w14:paraId="00711052" w14:textId="564CFBE6"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4" w:history="1">
        <w:r w:rsidR="00F12313" w:rsidRPr="004F6B66">
          <w:rPr>
            <w:rStyle w:val="Hyperlink"/>
            <w:noProof/>
          </w:rPr>
          <w:t>Abbildung 4.7: Abstrahlcharakteristik der verwendeten IRED [12]</w:t>
        </w:r>
        <w:r w:rsidR="00F12313">
          <w:rPr>
            <w:noProof/>
            <w:webHidden/>
          </w:rPr>
          <w:tab/>
        </w:r>
        <w:r w:rsidR="00F12313">
          <w:rPr>
            <w:noProof/>
            <w:webHidden/>
          </w:rPr>
          <w:fldChar w:fldCharType="begin"/>
        </w:r>
        <w:r w:rsidR="00F12313">
          <w:rPr>
            <w:noProof/>
            <w:webHidden/>
          </w:rPr>
          <w:instrText xml:space="preserve"> PAGEREF _Toc37834684 \h </w:instrText>
        </w:r>
        <w:r w:rsidR="00F12313">
          <w:rPr>
            <w:noProof/>
            <w:webHidden/>
          </w:rPr>
        </w:r>
        <w:r w:rsidR="00F12313">
          <w:rPr>
            <w:noProof/>
            <w:webHidden/>
          </w:rPr>
          <w:fldChar w:fldCharType="separate"/>
        </w:r>
        <w:r w:rsidR="00B407FB">
          <w:rPr>
            <w:noProof/>
            <w:webHidden/>
          </w:rPr>
          <w:t>31</w:t>
        </w:r>
        <w:r w:rsidR="00F12313">
          <w:rPr>
            <w:noProof/>
            <w:webHidden/>
          </w:rPr>
          <w:fldChar w:fldCharType="end"/>
        </w:r>
      </w:hyperlink>
    </w:p>
    <w:p w14:paraId="0C8BC720" w14:textId="5F238813"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5" w:history="1">
        <w:r w:rsidR="00F12313" w:rsidRPr="004F6B66">
          <w:rPr>
            <w:rStyle w:val="Hyperlink"/>
            <w:noProof/>
          </w:rPr>
          <w:t>Abbildung 4.8: CAD-Modell der Wandstruktur</w:t>
        </w:r>
        <w:r w:rsidR="00F12313">
          <w:rPr>
            <w:noProof/>
            <w:webHidden/>
          </w:rPr>
          <w:tab/>
        </w:r>
        <w:r w:rsidR="00F12313">
          <w:rPr>
            <w:noProof/>
            <w:webHidden/>
          </w:rPr>
          <w:fldChar w:fldCharType="begin"/>
        </w:r>
        <w:r w:rsidR="00F12313">
          <w:rPr>
            <w:noProof/>
            <w:webHidden/>
          </w:rPr>
          <w:instrText xml:space="preserve"> PAGEREF _Toc37834685 \h </w:instrText>
        </w:r>
        <w:r w:rsidR="00F12313">
          <w:rPr>
            <w:noProof/>
            <w:webHidden/>
          </w:rPr>
        </w:r>
        <w:r w:rsidR="00F12313">
          <w:rPr>
            <w:noProof/>
            <w:webHidden/>
          </w:rPr>
          <w:fldChar w:fldCharType="separate"/>
        </w:r>
        <w:r w:rsidR="00B407FB">
          <w:rPr>
            <w:noProof/>
            <w:webHidden/>
          </w:rPr>
          <w:t>33</w:t>
        </w:r>
        <w:r w:rsidR="00F12313">
          <w:rPr>
            <w:noProof/>
            <w:webHidden/>
          </w:rPr>
          <w:fldChar w:fldCharType="end"/>
        </w:r>
      </w:hyperlink>
    </w:p>
    <w:p w14:paraId="6962C5FB" w14:textId="2F1768D6" w:rsidR="00F12313" w:rsidRDefault="00182654">
      <w:pPr>
        <w:pStyle w:val="TableofFigures"/>
        <w:tabs>
          <w:tab w:val="left" w:pos="1760"/>
          <w:tab w:val="right" w:leader="dot" w:pos="8494"/>
        </w:tabs>
        <w:rPr>
          <w:rFonts w:asciiTheme="minorHAnsi" w:eastAsiaTheme="minorEastAsia" w:hAnsiTheme="minorHAnsi"/>
          <w:noProof/>
          <w:sz w:val="22"/>
          <w:lang w:eastAsia="de-DE"/>
        </w:rPr>
      </w:pPr>
      <w:hyperlink w:anchor="_Toc37834686" w:history="1">
        <w:r w:rsidR="00F12313" w:rsidRPr="004F6B66">
          <w:rPr>
            <w:rStyle w:val="Hyperlink"/>
            <w:noProof/>
          </w:rPr>
          <w:t>Abbildung 4.9:</w:t>
        </w:r>
        <w:r w:rsidR="00562FA0">
          <w:rPr>
            <w:rFonts w:asciiTheme="minorHAnsi" w:eastAsiaTheme="minorEastAsia" w:hAnsiTheme="minorHAnsi"/>
            <w:noProof/>
            <w:sz w:val="22"/>
            <w:lang w:eastAsia="de-DE"/>
          </w:rPr>
          <w:t xml:space="preserve"> </w:t>
        </w:r>
        <w:r w:rsidR="00F12313" w:rsidRPr="004F6B66">
          <w:rPr>
            <w:rStyle w:val="Hyperlink"/>
            <w:noProof/>
          </w:rPr>
          <w:t>links: CAD-Modell</w:t>
        </w:r>
        <w:r w:rsidR="00562FA0">
          <w:rPr>
            <w:rStyle w:val="Hyperlink"/>
            <w:noProof/>
          </w:rPr>
          <w:t xml:space="preserve">, </w:t>
        </w:r>
        <w:r w:rsidR="00F12313" w:rsidRPr="004F6B66">
          <w:rPr>
            <w:rStyle w:val="Hyperlink"/>
            <w:noProof/>
          </w:rPr>
          <w:t>Lichtfang; rechts: CAD-Modell</w:t>
        </w:r>
        <w:r w:rsidR="00562FA0">
          <w:rPr>
            <w:rStyle w:val="Hyperlink"/>
            <w:noProof/>
          </w:rPr>
          <w:t xml:space="preserve">, </w:t>
        </w:r>
        <w:r w:rsidR="00F12313" w:rsidRPr="004F6B66">
          <w:rPr>
            <w:rStyle w:val="Hyperlink"/>
            <w:noProof/>
          </w:rPr>
          <w:t xml:space="preserve">Ring </w:t>
        </w:r>
        <w:r w:rsidR="00F12313">
          <w:rPr>
            <w:noProof/>
            <w:webHidden/>
          </w:rPr>
          <w:tab/>
        </w:r>
        <w:r w:rsidR="00F12313">
          <w:rPr>
            <w:noProof/>
            <w:webHidden/>
          </w:rPr>
          <w:fldChar w:fldCharType="begin"/>
        </w:r>
        <w:r w:rsidR="00F12313">
          <w:rPr>
            <w:noProof/>
            <w:webHidden/>
          </w:rPr>
          <w:instrText xml:space="preserve"> PAGEREF _Toc37834686 \h </w:instrText>
        </w:r>
        <w:r w:rsidR="00F12313">
          <w:rPr>
            <w:noProof/>
            <w:webHidden/>
          </w:rPr>
        </w:r>
        <w:r w:rsidR="00F12313">
          <w:rPr>
            <w:noProof/>
            <w:webHidden/>
          </w:rPr>
          <w:fldChar w:fldCharType="separate"/>
        </w:r>
        <w:r w:rsidR="00B407FB">
          <w:rPr>
            <w:noProof/>
            <w:webHidden/>
          </w:rPr>
          <w:t>34</w:t>
        </w:r>
        <w:r w:rsidR="00F12313">
          <w:rPr>
            <w:noProof/>
            <w:webHidden/>
          </w:rPr>
          <w:fldChar w:fldCharType="end"/>
        </w:r>
      </w:hyperlink>
    </w:p>
    <w:p w14:paraId="0D520BBC" w14:textId="7E00B27D"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7" w:history="1">
        <w:r w:rsidR="00F12313" w:rsidRPr="004F6B66">
          <w:rPr>
            <w:rStyle w:val="Hyperlink"/>
            <w:noProof/>
          </w:rPr>
          <w:t>Abbildung 4.10: Entwurf des Gehäuses für den Mikrokontroller</w:t>
        </w:r>
        <w:r w:rsidR="00F12313">
          <w:rPr>
            <w:noProof/>
            <w:webHidden/>
          </w:rPr>
          <w:tab/>
        </w:r>
        <w:r w:rsidR="00F12313">
          <w:rPr>
            <w:noProof/>
            <w:webHidden/>
          </w:rPr>
          <w:fldChar w:fldCharType="begin"/>
        </w:r>
        <w:r w:rsidR="00F12313">
          <w:rPr>
            <w:noProof/>
            <w:webHidden/>
          </w:rPr>
          <w:instrText xml:space="preserve"> PAGEREF _Toc37834687 \h </w:instrText>
        </w:r>
        <w:r w:rsidR="00F12313">
          <w:rPr>
            <w:noProof/>
            <w:webHidden/>
          </w:rPr>
        </w:r>
        <w:r w:rsidR="00F12313">
          <w:rPr>
            <w:noProof/>
            <w:webHidden/>
          </w:rPr>
          <w:fldChar w:fldCharType="separate"/>
        </w:r>
        <w:r w:rsidR="00B407FB">
          <w:rPr>
            <w:noProof/>
            <w:webHidden/>
          </w:rPr>
          <w:t>35</w:t>
        </w:r>
        <w:r w:rsidR="00F12313">
          <w:rPr>
            <w:noProof/>
            <w:webHidden/>
          </w:rPr>
          <w:fldChar w:fldCharType="end"/>
        </w:r>
      </w:hyperlink>
    </w:p>
    <w:p w14:paraId="1F98E97D" w14:textId="69BF5CA9"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8" w:history="1">
        <w:r w:rsidR="00F12313" w:rsidRPr="004F6B66">
          <w:rPr>
            <w:rStyle w:val="Hyperlink"/>
            <w:noProof/>
          </w:rPr>
          <w:t>Abbildung 4.11: Entwurf des Deckels der Dunkelkammer</w:t>
        </w:r>
        <w:r w:rsidR="00F12313">
          <w:rPr>
            <w:noProof/>
            <w:webHidden/>
          </w:rPr>
          <w:tab/>
        </w:r>
        <w:r w:rsidR="00F12313">
          <w:rPr>
            <w:noProof/>
            <w:webHidden/>
          </w:rPr>
          <w:fldChar w:fldCharType="begin"/>
        </w:r>
        <w:r w:rsidR="00F12313">
          <w:rPr>
            <w:noProof/>
            <w:webHidden/>
          </w:rPr>
          <w:instrText xml:space="preserve"> PAGEREF _Toc37834688 \h </w:instrText>
        </w:r>
        <w:r w:rsidR="00F12313">
          <w:rPr>
            <w:noProof/>
            <w:webHidden/>
          </w:rPr>
        </w:r>
        <w:r w:rsidR="00F12313">
          <w:rPr>
            <w:noProof/>
            <w:webHidden/>
          </w:rPr>
          <w:fldChar w:fldCharType="separate"/>
        </w:r>
        <w:r w:rsidR="00B407FB">
          <w:rPr>
            <w:noProof/>
            <w:webHidden/>
          </w:rPr>
          <w:t>35</w:t>
        </w:r>
        <w:r w:rsidR="00F12313">
          <w:rPr>
            <w:noProof/>
            <w:webHidden/>
          </w:rPr>
          <w:fldChar w:fldCharType="end"/>
        </w:r>
      </w:hyperlink>
    </w:p>
    <w:p w14:paraId="4842311C" w14:textId="19B86BD4"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89" w:history="1">
        <w:r w:rsidR="00F12313" w:rsidRPr="004F6B66">
          <w:rPr>
            <w:rStyle w:val="Hyperlink"/>
            <w:noProof/>
          </w:rPr>
          <w:t>Abbildung 4.12: LED-Schaltung.</w:t>
        </w:r>
        <w:r w:rsidR="00F12313">
          <w:rPr>
            <w:noProof/>
            <w:webHidden/>
          </w:rPr>
          <w:tab/>
        </w:r>
        <w:r w:rsidR="00F12313">
          <w:rPr>
            <w:noProof/>
            <w:webHidden/>
          </w:rPr>
          <w:fldChar w:fldCharType="begin"/>
        </w:r>
        <w:r w:rsidR="00F12313">
          <w:rPr>
            <w:noProof/>
            <w:webHidden/>
          </w:rPr>
          <w:instrText xml:space="preserve"> PAGEREF _Toc37834689 \h </w:instrText>
        </w:r>
        <w:r w:rsidR="00F12313">
          <w:rPr>
            <w:noProof/>
            <w:webHidden/>
          </w:rPr>
        </w:r>
        <w:r w:rsidR="00F12313">
          <w:rPr>
            <w:noProof/>
            <w:webHidden/>
          </w:rPr>
          <w:fldChar w:fldCharType="separate"/>
        </w:r>
        <w:r w:rsidR="00B407FB">
          <w:rPr>
            <w:noProof/>
            <w:webHidden/>
          </w:rPr>
          <w:t>38</w:t>
        </w:r>
        <w:r w:rsidR="00F12313">
          <w:rPr>
            <w:noProof/>
            <w:webHidden/>
          </w:rPr>
          <w:fldChar w:fldCharType="end"/>
        </w:r>
      </w:hyperlink>
    </w:p>
    <w:p w14:paraId="2E62CAB3" w14:textId="41865295"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0" w:history="1">
        <w:r w:rsidR="00F12313" w:rsidRPr="004F6B66">
          <w:rPr>
            <w:rStyle w:val="Hyperlink"/>
            <w:noProof/>
          </w:rPr>
          <w:t xml:space="preserve">Abbildung 4.13: SPICE-Simulationsschaltungen zur Bestimmung der genauen Kennlinien von LED und FET. Links: Simulationsschaltung der LED, hier wird die Abhängigkeit Diodenspannung </w:t>
        </w:r>
        <m:oMath>
          <m:r>
            <w:rPr>
              <w:rStyle w:val="Hyperlink"/>
              <w:rFonts w:ascii="Cambria Math" w:hAnsi="Cambria Math"/>
              <w:noProof/>
            </w:rPr>
            <m:t>UD</m:t>
          </m:r>
        </m:oMath>
        <w:r w:rsidR="00F12313" w:rsidRPr="004F6B66">
          <w:rPr>
            <w:rStyle w:val="Hyperlink"/>
            <w:noProof/>
          </w:rPr>
          <w:t xml:space="preserve"> von dem Diodenstrom </w:t>
        </w:r>
        <m:oMath>
          <m:r>
            <w:rPr>
              <w:rStyle w:val="Hyperlink"/>
              <w:rFonts w:ascii="Cambria Math" w:hAnsi="Cambria Math"/>
              <w:noProof/>
            </w:rPr>
            <m:t>ID</m:t>
          </m:r>
        </m:oMath>
        <w:r w:rsidR="00F12313" w:rsidRPr="004F6B66">
          <w:rPr>
            <w:rStyle w:val="Hyperlink"/>
            <w:noProof/>
          </w:rPr>
          <w:t xml:space="preserve"> aufgenommen. Mitte: Simulationsschaltung des MOSFETs mit </w:t>
        </w:r>
        <m:oMath>
          <m:r>
            <w:rPr>
              <w:rStyle w:val="Hyperlink"/>
              <w:rFonts w:ascii="Cambria Math" w:hAnsi="Cambria Math"/>
              <w:noProof/>
            </w:rPr>
            <m:t>UGS</m:t>
          </m:r>
          <m:r>
            <m:rPr>
              <m:sty m:val="p"/>
            </m:rPr>
            <w:rPr>
              <w:rStyle w:val="Hyperlink"/>
              <w:rFonts w:ascii="Cambria Math" w:hAnsi="Cambria Math"/>
              <w:noProof/>
            </w:rPr>
            <m:t>=5 </m:t>
          </m:r>
          <m:r>
            <m:rPr>
              <m:nor/>
            </m:rPr>
            <w:rPr>
              <w:rStyle w:val="Hyperlink"/>
              <w:rFonts w:ascii="Cambria Math" w:hAnsi="Cambria Math"/>
              <w:i/>
              <w:noProof/>
            </w:rPr>
            <m:t>V</m:t>
          </m:r>
        </m:oMath>
        <w:r w:rsidR="00F12313" w:rsidRPr="004F6B66">
          <w:rPr>
            <w:rStyle w:val="Hyperlink"/>
            <w:noProof/>
          </w:rPr>
          <w:t xml:space="preserve">, hier wird die Abhängigkeit des Drain-Stroms </w:t>
        </w:r>
        <m:oMath>
          <m:r>
            <w:rPr>
              <w:rStyle w:val="Hyperlink"/>
              <w:rFonts w:ascii="Cambria Math" w:hAnsi="Cambria Math"/>
              <w:noProof/>
            </w:rPr>
            <m:t>ID</m:t>
          </m:r>
        </m:oMath>
        <w:r w:rsidR="00F12313" w:rsidRPr="004F6B66">
          <w:rPr>
            <w:rStyle w:val="Hyperlink"/>
            <w:noProof/>
          </w:rPr>
          <w:t xml:space="preserve"> von </w:t>
        </w:r>
        <m:oMath>
          <m:r>
            <w:rPr>
              <w:rStyle w:val="Hyperlink"/>
              <w:rFonts w:ascii="Cambria Math" w:hAnsi="Cambria Math"/>
              <w:noProof/>
            </w:rPr>
            <m:t>UDS</m:t>
          </m:r>
        </m:oMath>
        <w:r w:rsidR="00F12313" w:rsidRPr="004F6B66">
          <w:rPr>
            <w:rStyle w:val="Hyperlink"/>
            <w:noProof/>
          </w:rPr>
          <w:t xml:space="preserve"> aufgenommen. Rechts: Hier wird dieselbe Abhängigkeit wie im mittleren Bild untersucht, jedoch bei </w:t>
        </w:r>
        <m:oMath>
          <m:r>
            <w:rPr>
              <w:rStyle w:val="Hyperlink"/>
              <w:rFonts w:ascii="Cambria Math" w:hAnsi="Cambria Math"/>
              <w:noProof/>
            </w:rPr>
            <m:t>UGS</m:t>
          </m:r>
          <m:r>
            <m:rPr>
              <m:sty m:val="p"/>
            </m:rPr>
            <w:rPr>
              <w:rStyle w:val="Hyperlink"/>
              <w:rFonts w:ascii="Cambria Math" w:hAnsi="Cambria Math"/>
              <w:noProof/>
            </w:rPr>
            <m:t>=0 </m:t>
          </m:r>
          <m:r>
            <m:rPr>
              <m:nor/>
            </m:rPr>
            <w:rPr>
              <w:rStyle w:val="Hyperlink"/>
              <w:rFonts w:ascii="Cambria Math" w:hAnsi="Cambria Math"/>
              <w:i/>
              <w:noProof/>
            </w:rPr>
            <m:t>V</m:t>
          </m:r>
        </m:oMath>
        <w:r w:rsidR="00F12313" w:rsidRPr="004F6B66">
          <w:rPr>
            <w:rStyle w:val="Hyperlink"/>
            <w:noProof/>
          </w:rPr>
          <w:t>, also im „Aus“-Arbeitspunkt.</w:t>
        </w:r>
        <w:r w:rsidR="00F12313">
          <w:rPr>
            <w:noProof/>
            <w:webHidden/>
          </w:rPr>
          <w:tab/>
        </w:r>
        <w:r w:rsidR="00F12313">
          <w:rPr>
            <w:noProof/>
            <w:webHidden/>
          </w:rPr>
          <w:fldChar w:fldCharType="begin"/>
        </w:r>
        <w:r w:rsidR="00F12313">
          <w:rPr>
            <w:noProof/>
            <w:webHidden/>
          </w:rPr>
          <w:instrText xml:space="preserve"> PAGEREF _Toc37834690 \h </w:instrText>
        </w:r>
        <w:r w:rsidR="00F12313">
          <w:rPr>
            <w:noProof/>
            <w:webHidden/>
          </w:rPr>
        </w:r>
        <w:r w:rsidR="00F12313">
          <w:rPr>
            <w:noProof/>
            <w:webHidden/>
          </w:rPr>
          <w:fldChar w:fldCharType="separate"/>
        </w:r>
        <w:r w:rsidR="00B407FB">
          <w:rPr>
            <w:noProof/>
            <w:webHidden/>
          </w:rPr>
          <w:t>39</w:t>
        </w:r>
        <w:r w:rsidR="00F12313">
          <w:rPr>
            <w:noProof/>
            <w:webHidden/>
          </w:rPr>
          <w:fldChar w:fldCharType="end"/>
        </w:r>
      </w:hyperlink>
    </w:p>
    <w:p w14:paraId="1F071277" w14:textId="7D1A5A92"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1" w:history="1">
        <w:r w:rsidR="00F12313" w:rsidRPr="004F6B66">
          <w:rPr>
            <w:rStyle w:val="Hyperlink"/>
            <w:noProof/>
          </w:rPr>
          <w:t xml:space="preserve">Abbildung 4.14: U-I-Kennlinie der LED. Der „Ein“-Arbeitspunkt kann direkt abgelesen werden: Bei dem soll-Strom </w:t>
        </w:r>
        <m:oMath>
          <m:r>
            <w:rPr>
              <w:rStyle w:val="Hyperlink"/>
              <w:rFonts w:ascii="Cambria Math" w:hAnsi="Cambria Math"/>
              <w:noProof/>
            </w:rPr>
            <m:t>ID</m:t>
          </m:r>
          <m:r>
            <m:rPr>
              <m:sty m:val="p"/>
            </m:rPr>
            <w:rPr>
              <w:rStyle w:val="Hyperlink"/>
              <w:rFonts w:ascii="Cambria Math" w:hAnsi="Cambria Math"/>
              <w:noProof/>
            </w:rPr>
            <m:t>=</m:t>
          </m:r>
          <m:r>
            <w:rPr>
              <w:rStyle w:val="Hyperlink"/>
              <w:rFonts w:ascii="Cambria Math" w:hAnsi="Cambria Math"/>
              <w:noProof/>
            </w:rPr>
            <m:t>ID</m:t>
          </m:r>
          <m:r>
            <m:rPr>
              <m:sty m:val="p"/>
            </m:rPr>
            <w:rPr>
              <w:rStyle w:val="Hyperlink"/>
              <w:rFonts w:ascii="Cambria Math" w:hAnsi="Cambria Math"/>
              <w:noProof/>
            </w:rPr>
            <m:t>,</m:t>
          </m:r>
          <m:r>
            <m:rPr>
              <m:nor/>
            </m:rPr>
            <w:rPr>
              <w:rStyle w:val="Hyperlink"/>
              <w:rFonts w:ascii="Cambria Math" w:hAnsi="Cambria Math"/>
              <w:i/>
              <w:noProof/>
            </w:rPr>
            <m:t>max</m:t>
          </m:r>
          <m:r>
            <m:rPr>
              <m:sty m:val="p"/>
            </m:rPr>
            <w:rPr>
              <w:rStyle w:val="Hyperlink"/>
              <w:rFonts w:ascii="Cambria Math" w:hAnsi="Cambria Math"/>
              <w:noProof/>
            </w:rPr>
            <m:t>=100 </m:t>
          </m:r>
          <m:r>
            <m:rPr>
              <m:nor/>
            </m:rPr>
            <w:rPr>
              <w:rStyle w:val="Hyperlink"/>
              <w:rFonts w:ascii="Cambria Math" w:hAnsi="Cambria Math"/>
              <w:i/>
              <w:noProof/>
            </w:rPr>
            <m:t>mA</m:t>
          </m:r>
        </m:oMath>
        <w:r w:rsidR="00F12313" w:rsidRPr="004F6B66">
          <w:rPr>
            <w:rStyle w:val="Hyperlink"/>
            <w:noProof/>
          </w:rPr>
          <w:t xml:space="preserve"> stellt sich eine Spannung von </w:t>
        </w:r>
        <m:oMath>
          <m:r>
            <w:rPr>
              <w:rStyle w:val="Hyperlink"/>
              <w:rFonts w:ascii="Cambria Math" w:hAnsi="Cambria Math"/>
              <w:noProof/>
            </w:rPr>
            <m:t>UD</m:t>
          </m:r>
          <m:r>
            <m:rPr>
              <m:sty m:val="p"/>
            </m:rPr>
            <w:rPr>
              <w:rStyle w:val="Hyperlink"/>
              <w:rFonts w:ascii="Cambria Math" w:hAnsi="Cambria Math"/>
              <w:noProof/>
            </w:rPr>
            <m:t>=1,495 </m:t>
          </m:r>
          <m:r>
            <m:rPr>
              <m:nor/>
            </m:rPr>
            <w:rPr>
              <w:rStyle w:val="Hyperlink"/>
              <w:rFonts w:ascii="Cambria Math" w:hAnsi="Cambria Math"/>
              <w:i/>
              <w:noProof/>
            </w:rPr>
            <m:t>V</m:t>
          </m:r>
        </m:oMath>
        <w:r w:rsidR="00F12313" w:rsidRPr="004F6B66">
          <w:rPr>
            <w:rStyle w:val="Hyperlink"/>
            <w:noProof/>
          </w:rPr>
          <w:t xml:space="preserve"> ein. Der „Aus“-Arbeitspunkt wird weiter unten behandelt.</w:t>
        </w:r>
        <w:r w:rsidR="00F12313">
          <w:rPr>
            <w:noProof/>
            <w:webHidden/>
          </w:rPr>
          <w:tab/>
        </w:r>
        <w:r w:rsidR="00F12313">
          <w:rPr>
            <w:noProof/>
            <w:webHidden/>
          </w:rPr>
          <w:fldChar w:fldCharType="begin"/>
        </w:r>
        <w:r w:rsidR="00F12313">
          <w:rPr>
            <w:noProof/>
            <w:webHidden/>
          </w:rPr>
          <w:instrText xml:space="preserve"> PAGEREF _Toc37834691 \h </w:instrText>
        </w:r>
        <w:r w:rsidR="00F12313">
          <w:rPr>
            <w:noProof/>
            <w:webHidden/>
          </w:rPr>
        </w:r>
        <w:r w:rsidR="00F12313">
          <w:rPr>
            <w:noProof/>
            <w:webHidden/>
          </w:rPr>
          <w:fldChar w:fldCharType="separate"/>
        </w:r>
        <w:r w:rsidR="00B407FB">
          <w:rPr>
            <w:noProof/>
            <w:webHidden/>
          </w:rPr>
          <w:t>40</w:t>
        </w:r>
        <w:r w:rsidR="00F12313">
          <w:rPr>
            <w:noProof/>
            <w:webHidden/>
          </w:rPr>
          <w:fldChar w:fldCharType="end"/>
        </w:r>
      </w:hyperlink>
    </w:p>
    <w:p w14:paraId="6D5C261C" w14:textId="75D21FB8"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2" w:history="1">
        <w:r w:rsidR="00F12313" w:rsidRPr="004F6B66">
          <w:rPr>
            <w:rStyle w:val="Hyperlink"/>
            <w:noProof/>
          </w:rPr>
          <w:t>Abbildung 4.15: Ausgangskennlinie des Transistors (</w:t>
        </w:r>
        <m:oMath>
          <m:r>
            <w:rPr>
              <w:rStyle w:val="Hyperlink"/>
              <w:rFonts w:ascii="Cambria Math" w:hAnsi="Cambria Math"/>
              <w:noProof/>
            </w:rPr>
            <m:t>UGS</m:t>
          </m:r>
          <m:r>
            <m:rPr>
              <m:sty m:val="p"/>
            </m:rPr>
            <w:rPr>
              <w:rStyle w:val="Hyperlink"/>
              <w:rFonts w:ascii="Cambria Math" w:hAnsi="Cambria Math"/>
              <w:noProof/>
            </w:rPr>
            <m:t>=5 </m:t>
          </m:r>
          <m:r>
            <m:rPr>
              <m:nor/>
            </m:rPr>
            <w:rPr>
              <w:rStyle w:val="Hyperlink"/>
              <w:rFonts w:ascii="Cambria Math" w:hAnsi="Cambria Math"/>
              <w:i/>
              <w:noProof/>
            </w:rPr>
            <m:t>V</m:t>
          </m:r>
        </m:oMath>
        <w:r w:rsidR="00F12313" w:rsidRPr="004F6B66">
          <w:rPr>
            <w:rStyle w:val="Hyperlink"/>
            <w:noProof/>
          </w:rPr>
          <w:t xml:space="preserve">). Der „Ein“-Arbeitspunkt kann wieder direkt abgelesen werden: Bei dem soll-Strom </w:t>
        </w:r>
        <m:oMath>
          <m:r>
            <w:rPr>
              <w:rStyle w:val="Hyperlink"/>
              <w:rFonts w:ascii="Cambria Math" w:hAnsi="Cambria Math"/>
              <w:noProof/>
            </w:rPr>
            <m:t>ID</m:t>
          </m:r>
          <m:r>
            <m:rPr>
              <m:sty m:val="p"/>
            </m:rPr>
            <w:rPr>
              <w:rStyle w:val="Hyperlink"/>
              <w:rFonts w:ascii="Cambria Math" w:hAnsi="Cambria Math"/>
              <w:noProof/>
            </w:rPr>
            <m:t>=100 </m:t>
          </m:r>
          <m:r>
            <m:rPr>
              <m:nor/>
            </m:rPr>
            <w:rPr>
              <w:rStyle w:val="Hyperlink"/>
              <w:rFonts w:ascii="Cambria Math" w:hAnsi="Cambria Math"/>
              <w:i/>
              <w:noProof/>
            </w:rPr>
            <m:t>mA</m:t>
          </m:r>
        </m:oMath>
        <w:r w:rsidR="00F12313" w:rsidRPr="004F6B66">
          <w:rPr>
            <w:rStyle w:val="Hyperlink"/>
            <w:noProof/>
          </w:rPr>
          <w:t xml:space="preserve"> stellt sich eine Spannung von </w:t>
        </w:r>
        <m:oMath>
          <m:r>
            <w:rPr>
              <w:rStyle w:val="Hyperlink"/>
              <w:rFonts w:ascii="Cambria Math" w:hAnsi="Cambria Math"/>
              <w:noProof/>
            </w:rPr>
            <m:t>UDS</m:t>
          </m:r>
          <m:r>
            <m:rPr>
              <m:sty m:val="p"/>
            </m:rPr>
            <w:rPr>
              <w:rStyle w:val="Hyperlink"/>
              <w:rFonts w:ascii="Cambria Math" w:hAnsi="Cambria Math"/>
              <w:noProof/>
            </w:rPr>
            <m:t>=0,58 </m:t>
          </m:r>
          <m:r>
            <m:rPr>
              <m:nor/>
            </m:rPr>
            <w:rPr>
              <w:rStyle w:val="Hyperlink"/>
              <w:rFonts w:ascii="Cambria Math" w:hAnsi="Cambria Math"/>
              <w:i/>
              <w:noProof/>
            </w:rPr>
            <m:t>V</m:t>
          </m:r>
        </m:oMath>
        <w:r w:rsidR="00F12313" w:rsidRPr="004F6B66">
          <w:rPr>
            <w:rStyle w:val="Hyperlink"/>
            <w:noProof/>
          </w:rPr>
          <w:t xml:space="preserve"> ein. Der „Aus“-Arbeitspunkt, sowie die Arbeitsgerade wird weiter unten behandelt.</w:t>
        </w:r>
        <w:r w:rsidR="00F12313">
          <w:rPr>
            <w:noProof/>
            <w:webHidden/>
          </w:rPr>
          <w:tab/>
        </w:r>
        <w:r w:rsidR="00F12313">
          <w:rPr>
            <w:noProof/>
            <w:webHidden/>
          </w:rPr>
          <w:fldChar w:fldCharType="begin"/>
        </w:r>
        <w:r w:rsidR="00F12313">
          <w:rPr>
            <w:noProof/>
            <w:webHidden/>
          </w:rPr>
          <w:instrText xml:space="preserve"> PAGEREF _Toc37834692 \h </w:instrText>
        </w:r>
        <w:r w:rsidR="00F12313">
          <w:rPr>
            <w:noProof/>
            <w:webHidden/>
          </w:rPr>
        </w:r>
        <w:r w:rsidR="00F12313">
          <w:rPr>
            <w:noProof/>
            <w:webHidden/>
          </w:rPr>
          <w:fldChar w:fldCharType="separate"/>
        </w:r>
        <w:r w:rsidR="00B407FB">
          <w:rPr>
            <w:noProof/>
            <w:webHidden/>
          </w:rPr>
          <w:t>41</w:t>
        </w:r>
        <w:r w:rsidR="00F12313">
          <w:rPr>
            <w:noProof/>
            <w:webHidden/>
          </w:rPr>
          <w:fldChar w:fldCharType="end"/>
        </w:r>
      </w:hyperlink>
    </w:p>
    <w:p w14:paraId="032EF9EF" w14:textId="415BE90A"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3" w:history="1">
        <w:r w:rsidR="00F12313" w:rsidRPr="004F6B66">
          <w:rPr>
            <w:rStyle w:val="Hyperlink"/>
            <w:noProof/>
          </w:rPr>
          <w:t xml:space="preserve">Abbildung 4.16: Dieselbe Iteration aus Tabelle 1 in graphischer Darstellung. Die blaue Kurve zeigt </w:t>
        </w:r>
        <m:oMath>
          <m:r>
            <w:rPr>
              <w:rStyle w:val="Hyperlink"/>
              <w:rFonts w:ascii="Cambria Math" w:hAnsi="Cambria Math"/>
              <w:noProof/>
            </w:rPr>
            <m:t>ID</m:t>
          </m:r>
          <m:r>
            <m:rPr>
              <m:sty m:val="p"/>
            </m:rPr>
            <w:rPr>
              <w:rStyle w:val="Hyperlink"/>
              <w:rFonts w:ascii="Cambria Math" w:hAnsi="Cambria Math"/>
              <w:noProof/>
            </w:rPr>
            <m:t>(</m:t>
          </m:r>
          <m:r>
            <w:rPr>
              <w:rStyle w:val="Hyperlink"/>
              <w:rFonts w:ascii="Cambria Math" w:hAnsi="Cambria Math"/>
              <w:noProof/>
            </w:rPr>
            <m:t>U</m:t>
          </m:r>
          <m:r>
            <m:rPr>
              <m:nor/>
            </m:rPr>
            <w:rPr>
              <w:rStyle w:val="Hyperlink"/>
              <w:rFonts w:ascii="Cambria Math" w:hAnsi="Cambria Math"/>
              <w:i/>
              <w:noProof/>
            </w:rPr>
            <m:t>LED</m:t>
          </m:r>
          <m:r>
            <m:rPr>
              <m:sty m:val="p"/>
            </m:rPr>
            <w:rPr>
              <w:rStyle w:val="Hyperlink"/>
              <w:rFonts w:ascii="Cambria Math" w:hAnsi="Cambria Math"/>
              <w:noProof/>
            </w:rPr>
            <m:t>)</m:t>
          </m:r>
        </m:oMath>
        <w:r w:rsidR="00F12313" w:rsidRPr="004F6B66">
          <w:rPr>
            <w:rStyle w:val="Hyperlink"/>
            <w:noProof/>
          </w:rPr>
          <w:t xml:space="preserve">, die Umkehrfunktion der in Abbildung 3 dargestellten U-I-Kurve der LED. Hierbei wird verwendet, dass </w:t>
        </w:r>
        <m:oMath>
          <m:r>
            <w:rPr>
              <w:rStyle w:val="Hyperlink"/>
              <w:rFonts w:ascii="Cambria Math" w:hAnsi="Cambria Math"/>
              <w:noProof/>
            </w:rPr>
            <m:t>U</m:t>
          </m:r>
          <m:r>
            <m:rPr>
              <m:nor/>
            </m:rPr>
            <w:rPr>
              <w:rStyle w:val="Hyperlink"/>
              <w:rFonts w:ascii="Cambria Math" w:hAnsi="Cambria Math"/>
              <w:i/>
              <w:noProof/>
            </w:rPr>
            <m:t>LED</m:t>
          </m:r>
          <m:r>
            <m:rPr>
              <m:sty m:val="p"/>
            </m:rPr>
            <w:rPr>
              <w:rStyle w:val="Hyperlink"/>
              <w:rFonts w:ascii="Cambria Math" w:hAnsi="Cambria Math"/>
              <w:noProof/>
            </w:rPr>
            <m:t>=5 </m:t>
          </m:r>
          <m:r>
            <m:rPr>
              <m:nor/>
            </m:rPr>
            <w:rPr>
              <w:rStyle w:val="Hyperlink"/>
              <w:rFonts w:ascii="Cambria Math" w:hAnsi="Cambria Math"/>
              <w:i/>
              <w:noProof/>
            </w:rPr>
            <m:t>V</m:t>
          </m:r>
          <m:r>
            <m:rPr>
              <m:sty m:val="p"/>
            </m:rPr>
            <w:rPr>
              <w:rStyle w:val="Hyperlink"/>
              <w:rFonts w:ascii="Cambria Math" w:hAnsi="Cambria Math"/>
              <w:noProof/>
            </w:rPr>
            <m:t>-</m:t>
          </m:r>
          <m:r>
            <w:rPr>
              <w:rStyle w:val="Hyperlink"/>
              <w:rFonts w:ascii="Cambria Math" w:hAnsi="Cambria Math"/>
              <w:noProof/>
            </w:rPr>
            <m:t>UDS</m:t>
          </m:r>
        </m:oMath>
        <w:r w:rsidR="00F12313" w:rsidRPr="004F6B66">
          <w:rPr>
            <w:rStyle w:val="Hyperlink"/>
            <w:noProof/>
          </w:rPr>
          <w:t xml:space="preserve"> gilt. Die grüne Kurve zeigt das lineare Verhältnis </w:t>
        </w:r>
        <m:oMath>
          <m:r>
            <w:rPr>
              <w:rStyle w:val="Hyperlink"/>
              <w:rFonts w:ascii="Cambria Math" w:hAnsi="Cambria Math"/>
              <w:noProof/>
            </w:rPr>
            <m:t>ID</m:t>
          </m:r>
          <m:r>
            <m:rPr>
              <m:sty m:val="p"/>
            </m:rPr>
            <w:rPr>
              <w:rStyle w:val="Hyperlink"/>
              <w:rFonts w:ascii="Cambria Math" w:hAnsi="Cambria Math"/>
              <w:noProof/>
            </w:rPr>
            <m:t>(</m:t>
          </m:r>
          <m:r>
            <w:rPr>
              <w:rStyle w:val="Hyperlink"/>
              <w:rFonts w:ascii="Cambria Math" w:hAnsi="Cambria Math"/>
              <w:noProof/>
            </w:rPr>
            <m:t>UDS</m:t>
          </m:r>
          <m:r>
            <m:rPr>
              <m:sty m:val="p"/>
            </m:rPr>
            <w:rPr>
              <w:rStyle w:val="Hyperlink"/>
              <w:rFonts w:ascii="Cambria Math" w:hAnsi="Cambria Math"/>
              <w:noProof/>
            </w:rPr>
            <m:t>)</m:t>
          </m:r>
        </m:oMath>
        <w:r w:rsidR="00F12313" w:rsidRPr="004F6B66">
          <w:rPr>
            <w:rStyle w:val="Hyperlink"/>
            <w:noProof/>
          </w:rPr>
          <w:t xml:space="preserve">, das beim Transistor im Fall </w:t>
        </w:r>
        <m:oMath>
          <m:r>
            <w:rPr>
              <w:rStyle w:val="Hyperlink"/>
              <w:rFonts w:ascii="Cambria Math" w:hAnsi="Cambria Math"/>
              <w:noProof/>
            </w:rPr>
            <m:t>UGS</m:t>
          </m:r>
          <m:r>
            <m:rPr>
              <m:sty m:val="p"/>
            </m:rPr>
            <w:rPr>
              <w:rStyle w:val="Hyperlink"/>
              <w:rFonts w:ascii="Cambria Math" w:hAnsi="Cambria Math"/>
              <w:noProof/>
            </w:rPr>
            <m:t>=0 </m:t>
          </m:r>
          <m:r>
            <m:rPr>
              <m:nor/>
            </m:rPr>
            <w:rPr>
              <w:rStyle w:val="Hyperlink"/>
              <w:rFonts w:ascii="Cambria Math" w:hAnsi="Cambria Math"/>
              <w:i/>
              <w:noProof/>
            </w:rPr>
            <m:t>V</m:t>
          </m:r>
        </m:oMath>
        <w:r w:rsidR="00F12313" w:rsidRPr="004F6B66">
          <w:rPr>
            <w:rStyle w:val="Hyperlink"/>
            <w:noProof/>
          </w:rPr>
          <w:t xml:space="preserve"> gilt. Der rechte Graph zeigt eine Vergrößerung des liken im Bereich um den „Aus“-Arbeitspunkt. Die Iteration hat die graphische Interpretation, den Schnittpunkt der zwei Gleichungen zu finden.</w:t>
        </w:r>
        <w:r w:rsidR="00F12313">
          <w:rPr>
            <w:noProof/>
            <w:webHidden/>
          </w:rPr>
          <w:tab/>
        </w:r>
        <w:r w:rsidR="00F12313">
          <w:rPr>
            <w:noProof/>
            <w:webHidden/>
          </w:rPr>
          <w:fldChar w:fldCharType="begin"/>
        </w:r>
        <w:r w:rsidR="00F12313">
          <w:rPr>
            <w:noProof/>
            <w:webHidden/>
          </w:rPr>
          <w:instrText xml:space="preserve"> PAGEREF _Toc37834693 \h </w:instrText>
        </w:r>
        <w:r w:rsidR="00F12313">
          <w:rPr>
            <w:noProof/>
            <w:webHidden/>
          </w:rPr>
        </w:r>
        <w:r w:rsidR="00F12313">
          <w:rPr>
            <w:noProof/>
            <w:webHidden/>
          </w:rPr>
          <w:fldChar w:fldCharType="separate"/>
        </w:r>
        <w:r w:rsidR="00B407FB">
          <w:rPr>
            <w:noProof/>
            <w:webHidden/>
          </w:rPr>
          <w:t>43</w:t>
        </w:r>
        <w:r w:rsidR="00F12313">
          <w:rPr>
            <w:noProof/>
            <w:webHidden/>
          </w:rPr>
          <w:fldChar w:fldCharType="end"/>
        </w:r>
      </w:hyperlink>
    </w:p>
    <w:p w14:paraId="3C36FFBF" w14:textId="1338DF74"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4" w:history="1">
        <w:r w:rsidR="00F12313" w:rsidRPr="004F6B66">
          <w:rPr>
            <w:rStyle w:val="Hyperlink"/>
            <w:noProof/>
          </w:rPr>
          <w:t>Abbildung 4.17: Simulationsschaltung mit der der Graph in Abbildung 7 erstellt wurde.</w:t>
        </w:r>
        <w:r w:rsidR="00F12313">
          <w:rPr>
            <w:noProof/>
            <w:webHidden/>
          </w:rPr>
          <w:tab/>
        </w:r>
        <w:r w:rsidR="00F12313">
          <w:rPr>
            <w:noProof/>
            <w:webHidden/>
          </w:rPr>
          <w:fldChar w:fldCharType="begin"/>
        </w:r>
        <w:r w:rsidR="00F12313">
          <w:rPr>
            <w:noProof/>
            <w:webHidden/>
          </w:rPr>
          <w:instrText xml:space="preserve"> PAGEREF _Toc37834694 \h </w:instrText>
        </w:r>
        <w:r w:rsidR="00F12313">
          <w:rPr>
            <w:noProof/>
            <w:webHidden/>
          </w:rPr>
        </w:r>
        <w:r w:rsidR="00F12313">
          <w:rPr>
            <w:noProof/>
            <w:webHidden/>
          </w:rPr>
          <w:fldChar w:fldCharType="separate"/>
        </w:r>
        <w:r w:rsidR="00B407FB">
          <w:rPr>
            <w:noProof/>
            <w:webHidden/>
          </w:rPr>
          <w:t>44</w:t>
        </w:r>
        <w:r w:rsidR="00F12313">
          <w:rPr>
            <w:noProof/>
            <w:webHidden/>
          </w:rPr>
          <w:fldChar w:fldCharType="end"/>
        </w:r>
      </w:hyperlink>
    </w:p>
    <w:p w14:paraId="24FE0587" w14:textId="607782B5"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5" w:history="1">
        <w:r w:rsidR="00F12313" w:rsidRPr="004F6B66">
          <w:rPr>
            <w:rStyle w:val="Hyperlink"/>
            <w:noProof/>
          </w:rPr>
          <w:t xml:space="preserve">Abbildung 4.18: Schaltverhalten mit </w:t>
        </w:r>
        <m:oMath>
          <m:r>
            <w:rPr>
              <w:rStyle w:val="Hyperlink"/>
              <w:rFonts w:ascii="Cambria Math" w:hAnsi="Cambria Math"/>
              <w:noProof/>
            </w:rPr>
            <m:t>R</m:t>
          </m:r>
          <m:r>
            <m:rPr>
              <m:sty m:val="p"/>
            </m:rPr>
            <w:rPr>
              <w:rStyle w:val="Hyperlink"/>
              <w:rFonts w:ascii="Cambria Math" w:hAnsi="Cambria Math"/>
              <w:noProof/>
            </w:rPr>
            <m:t>=33 </m:t>
          </m:r>
          <m:r>
            <m:rPr>
              <m:nor/>
            </m:rPr>
            <w:rPr>
              <w:rStyle w:val="Hyperlink"/>
              <w:rFonts w:ascii="Cambria Math" w:hAnsi="Cambria Math"/>
              <w:i/>
              <w:noProof/>
            </w:rPr>
            <m:t>Ω</m:t>
          </m:r>
        </m:oMath>
        <w:r w:rsidR="00F12313" w:rsidRPr="004F6B66">
          <w:rPr>
            <w:rStyle w:val="Hyperlink"/>
            <w:noProof/>
          </w:rPr>
          <w:t xml:space="preserve"> bei </w:t>
        </w:r>
        <m:oMath>
          <m:r>
            <w:rPr>
              <w:rStyle w:val="Hyperlink"/>
              <w:rFonts w:ascii="Cambria Math" w:hAnsi="Cambria Math"/>
              <w:noProof/>
            </w:rPr>
            <m:t>U</m:t>
          </m:r>
          <m:r>
            <m:rPr>
              <m:sty m:val="p"/>
            </m:rPr>
            <w:rPr>
              <w:rStyle w:val="Hyperlink"/>
              <w:rFonts w:ascii="Cambria Math" w:hAnsi="Cambria Math"/>
              <w:noProof/>
            </w:rPr>
            <m:t>0=5 </m:t>
          </m:r>
          <m:r>
            <m:rPr>
              <m:nor/>
            </m:rPr>
            <w:rPr>
              <w:rStyle w:val="Hyperlink"/>
              <w:rFonts w:ascii="Cambria Math" w:hAnsi="Cambria Math"/>
              <w:i/>
              <w:noProof/>
            </w:rPr>
            <m:t>V</m:t>
          </m:r>
        </m:oMath>
        <w:r w:rsidR="00F12313" w:rsidRPr="004F6B66">
          <w:rPr>
            <w:rStyle w:val="Hyperlink"/>
            <w:noProof/>
          </w:rPr>
          <w:t>.</w:t>
        </w:r>
        <w:r w:rsidR="00F12313">
          <w:rPr>
            <w:noProof/>
            <w:webHidden/>
          </w:rPr>
          <w:tab/>
        </w:r>
        <w:r w:rsidR="00F12313">
          <w:rPr>
            <w:noProof/>
            <w:webHidden/>
          </w:rPr>
          <w:fldChar w:fldCharType="begin"/>
        </w:r>
        <w:r w:rsidR="00F12313">
          <w:rPr>
            <w:noProof/>
            <w:webHidden/>
          </w:rPr>
          <w:instrText xml:space="preserve"> PAGEREF _Toc37834695 \h </w:instrText>
        </w:r>
        <w:r w:rsidR="00F12313">
          <w:rPr>
            <w:noProof/>
            <w:webHidden/>
          </w:rPr>
        </w:r>
        <w:r w:rsidR="00F12313">
          <w:rPr>
            <w:noProof/>
            <w:webHidden/>
          </w:rPr>
          <w:fldChar w:fldCharType="separate"/>
        </w:r>
        <w:r w:rsidR="00B407FB">
          <w:rPr>
            <w:noProof/>
            <w:webHidden/>
          </w:rPr>
          <w:t>44</w:t>
        </w:r>
        <w:r w:rsidR="00F12313">
          <w:rPr>
            <w:noProof/>
            <w:webHidden/>
          </w:rPr>
          <w:fldChar w:fldCharType="end"/>
        </w:r>
      </w:hyperlink>
    </w:p>
    <w:p w14:paraId="4026CCEE" w14:textId="6233F46F"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6" w:history="1">
        <w:r w:rsidR="00F12313" w:rsidRPr="004F6B66">
          <w:rPr>
            <w:rStyle w:val="Hyperlink"/>
            <w:noProof/>
          </w:rPr>
          <w:t xml:space="preserve">Abbildung 4.19: Testmessung zur Bestimmung der optimalen Integrationszeit </w:t>
        </w:r>
        <m:oMath>
          <m:r>
            <w:rPr>
              <w:rStyle w:val="Hyperlink"/>
              <w:rFonts w:ascii="Cambria Math" w:hAnsi="Cambria Math"/>
              <w:noProof/>
            </w:rPr>
            <m:t>T</m:t>
          </m:r>
        </m:oMath>
        <w:r w:rsidR="00F12313" w:rsidRPr="004F6B66">
          <w:rPr>
            <w:rStyle w:val="Hyperlink"/>
            <w:noProof/>
          </w:rPr>
          <w:t>. Diese Abbildung stellt die unveränderte Ausgabe des Programms in Anhang A3 dar und wurde mit dem Arduino Serial Plotter erstellt.</w:t>
        </w:r>
        <w:r w:rsidR="00F12313">
          <w:rPr>
            <w:noProof/>
            <w:webHidden/>
          </w:rPr>
          <w:tab/>
        </w:r>
        <w:r w:rsidR="00F12313">
          <w:rPr>
            <w:noProof/>
            <w:webHidden/>
          </w:rPr>
          <w:fldChar w:fldCharType="begin"/>
        </w:r>
        <w:r w:rsidR="00F12313">
          <w:rPr>
            <w:noProof/>
            <w:webHidden/>
          </w:rPr>
          <w:instrText xml:space="preserve"> PAGEREF _Toc37834696 \h </w:instrText>
        </w:r>
        <w:r w:rsidR="00F12313">
          <w:rPr>
            <w:noProof/>
            <w:webHidden/>
          </w:rPr>
        </w:r>
        <w:r w:rsidR="00F12313">
          <w:rPr>
            <w:noProof/>
            <w:webHidden/>
          </w:rPr>
          <w:fldChar w:fldCharType="separate"/>
        </w:r>
        <w:r w:rsidR="00B407FB">
          <w:rPr>
            <w:noProof/>
            <w:webHidden/>
          </w:rPr>
          <w:t>46</w:t>
        </w:r>
        <w:r w:rsidR="00F12313">
          <w:rPr>
            <w:noProof/>
            <w:webHidden/>
          </w:rPr>
          <w:fldChar w:fldCharType="end"/>
        </w:r>
      </w:hyperlink>
    </w:p>
    <w:p w14:paraId="2B90ABD7" w14:textId="5C4441B2"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7" w:history="1">
        <w:r w:rsidR="00F12313" w:rsidRPr="004F6B66">
          <w:rPr>
            <w:rStyle w:val="Hyperlink"/>
            <w:noProof/>
          </w:rPr>
          <w:t>Abbildung 4.20: Ergebnis der Referenzmessung. Links: Messwerte des Referenzmessgeräts (MIREX) in dB. Rechts: Messwerte des Nephelometers mit verschiedenen Integrationszeiten. Geplottet ist genau wie in Abbildung 8 die unveränderte Ausgabe des Programms, das in Anhang A3 zu finden ist.</w:t>
        </w:r>
        <w:r w:rsidR="00F12313">
          <w:rPr>
            <w:noProof/>
            <w:webHidden/>
          </w:rPr>
          <w:tab/>
        </w:r>
        <w:r w:rsidR="00F12313">
          <w:rPr>
            <w:noProof/>
            <w:webHidden/>
          </w:rPr>
          <w:fldChar w:fldCharType="begin"/>
        </w:r>
        <w:r w:rsidR="00F12313">
          <w:rPr>
            <w:noProof/>
            <w:webHidden/>
          </w:rPr>
          <w:instrText xml:space="preserve"> PAGEREF _Toc37834697 \h </w:instrText>
        </w:r>
        <w:r w:rsidR="00F12313">
          <w:rPr>
            <w:noProof/>
            <w:webHidden/>
          </w:rPr>
        </w:r>
        <w:r w:rsidR="00F12313">
          <w:rPr>
            <w:noProof/>
            <w:webHidden/>
          </w:rPr>
          <w:fldChar w:fldCharType="separate"/>
        </w:r>
        <w:r w:rsidR="00B407FB">
          <w:rPr>
            <w:noProof/>
            <w:webHidden/>
          </w:rPr>
          <w:t>48</w:t>
        </w:r>
        <w:r w:rsidR="00F12313">
          <w:rPr>
            <w:noProof/>
            <w:webHidden/>
          </w:rPr>
          <w:fldChar w:fldCharType="end"/>
        </w:r>
      </w:hyperlink>
    </w:p>
    <w:p w14:paraId="681D27BA" w14:textId="2F7D294A"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8" w:history="1">
        <w:r w:rsidR="00F12313" w:rsidRPr="004F6B66">
          <w:rPr>
            <w:rStyle w:val="Hyperlink"/>
            <w:noProof/>
          </w:rPr>
          <w:t xml:space="preserve">Abbildung 4.21: Die Messdaten </w:t>
        </w:r>
        <m:oMath>
          <m:r>
            <w:rPr>
              <w:rStyle w:val="Hyperlink"/>
              <w:rFonts w:ascii="Cambria Math" w:hAnsi="Cambria Math"/>
              <w:noProof/>
            </w:rPr>
            <m:t>x</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und die jeweils verschobenen Daten </w:t>
        </w:r>
        <m:oMath>
          <m:r>
            <w:rPr>
              <w:rStyle w:val="Hyperlink"/>
              <w:rFonts w:ascii="Cambria Math" w:hAnsi="Cambria Math"/>
              <w:noProof/>
            </w:rPr>
            <m:t>x</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w:t>
        </w:r>
        <w:r w:rsidR="00F12313">
          <w:rPr>
            <w:noProof/>
            <w:webHidden/>
          </w:rPr>
          <w:tab/>
        </w:r>
        <w:r w:rsidR="00F12313">
          <w:rPr>
            <w:noProof/>
            <w:webHidden/>
          </w:rPr>
          <w:fldChar w:fldCharType="begin"/>
        </w:r>
        <w:r w:rsidR="00F12313">
          <w:rPr>
            <w:noProof/>
            <w:webHidden/>
          </w:rPr>
          <w:instrText xml:space="preserve"> PAGEREF _Toc37834698 \h </w:instrText>
        </w:r>
        <w:r w:rsidR="00F12313">
          <w:rPr>
            <w:noProof/>
            <w:webHidden/>
          </w:rPr>
        </w:r>
        <w:r w:rsidR="00F12313">
          <w:rPr>
            <w:noProof/>
            <w:webHidden/>
          </w:rPr>
          <w:fldChar w:fldCharType="separate"/>
        </w:r>
        <w:r w:rsidR="00B407FB">
          <w:rPr>
            <w:noProof/>
            <w:webHidden/>
          </w:rPr>
          <w:t>50</w:t>
        </w:r>
        <w:r w:rsidR="00F12313">
          <w:rPr>
            <w:noProof/>
            <w:webHidden/>
          </w:rPr>
          <w:fldChar w:fldCharType="end"/>
        </w:r>
      </w:hyperlink>
    </w:p>
    <w:p w14:paraId="4189F57E" w14:textId="45A9470A" w:rsidR="00F12313" w:rsidRDefault="00182654">
      <w:pPr>
        <w:pStyle w:val="TableofFigures"/>
        <w:tabs>
          <w:tab w:val="right" w:leader="dot" w:pos="8494"/>
        </w:tabs>
        <w:rPr>
          <w:rFonts w:asciiTheme="minorHAnsi" w:eastAsiaTheme="minorEastAsia" w:hAnsiTheme="minorHAnsi"/>
          <w:noProof/>
          <w:sz w:val="22"/>
          <w:lang w:eastAsia="de-DE"/>
        </w:rPr>
      </w:pPr>
      <w:hyperlink w:anchor="_Toc37834699" w:history="1">
        <w:r w:rsidR="00F12313" w:rsidRPr="004F6B66">
          <w:rPr>
            <w:rStyle w:val="Hyperlink"/>
            <w:noProof/>
          </w:rPr>
          <w:t xml:space="preserve">Abbildung 4.22: Umrechnungsfaktoren zwischen den Messwerten verschiedener Integrationszeiten. Im Idealfall gilt </w:t>
        </w:r>
        <m:oMath>
          <m:r>
            <w:rPr>
              <w:rStyle w:val="Hyperlink"/>
              <w:rFonts w:ascii="Cambria Math" w:hAnsi="Cambria Math"/>
              <w:noProof/>
            </w:rPr>
            <m:t>λT</m:t>
          </m:r>
          <m:r>
            <m:rPr>
              <m:sty m:val="p"/>
            </m:rPr>
            <w:rPr>
              <w:rStyle w:val="Hyperlink"/>
              <w:rFonts w:ascii="Cambria Math" w:hAnsi="Cambria Math"/>
              <w:noProof/>
            </w:rPr>
            <m:t>1→</m:t>
          </m:r>
          <m:r>
            <w:rPr>
              <w:rStyle w:val="Hyperlink"/>
              <w:rFonts w:ascii="Cambria Math" w:hAnsi="Cambria Math"/>
              <w:noProof/>
            </w:rPr>
            <m:t>T</m:t>
          </m:r>
          <m:r>
            <m:rPr>
              <m:sty m:val="p"/>
            </m:rPr>
            <w:rPr>
              <w:rStyle w:val="Hyperlink"/>
              <w:rFonts w:ascii="Cambria Math" w:hAnsi="Cambria Math"/>
              <w:noProof/>
            </w:rPr>
            <m:t>2=</m:t>
          </m:r>
          <m:r>
            <w:rPr>
              <w:rStyle w:val="Hyperlink"/>
              <w:rFonts w:ascii="Cambria Math" w:hAnsi="Cambria Math"/>
              <w:noProof/>
            </w:rPr>
            <m:t>T</m:t>
          </m:r>
          <m:r>
            <m:rPr>
              <m:sty m:val="p"/>
            </m:rPr>
            <w:rPr>
              <w:rStyle w:val="Hyperlink"/>
              <w:rFonts w:ascii="Cambria Math" w:hAnsi="Cambria Math"/>
              <w:noProof/>
            </w:rPr>
            <m:t>2</m:t>
          </m:r>
          <m:r>
            <w:rPr>
              <w:rStyle w:val="Hyperlink"/>
              <w:rFonts w:ascii="Cambria Math" w:hAnsi="Cambria Math"/>
              <w:noProof/>
            </w:rPr>
            <m:t>T</m:t>
          </m:r>
          <m:r>
            <m:rPr>
              <m:sty m:val="p"/>
            </m:rPr>
            <w:rPr>
              <w:rStyle w:val="Hyperlink"/>
              <w:rFonts w:ascii="Cambria Math" w:hAnsi="Cambria Math"/>
              <w:noProof/>
            </w:rPr>
            <m:t>1</m:t>
          </m:r>
        </m:oMath>
        <w:r w:rsidR="00F12313" w:rsidRPr="004F6B66">
          <w:rPr>
            <w:rStyle w:val="Hyperlink"/>
            <w:noProof/>
          </w:rPr>
          <w:t xml:space="preserve">. In den oberen zwei Graphen sind die Faktoren </w:t>
        </w:r>
        <m:oMath>
          <m:r>
            <w:rPr>
              <w:rStyle w:val="Hyperlink"/>
              <w:rFonts w:ascii="Cambria Math" w:hAnsi="Cambria Math"/>
              <w:noProof/>
            </w:rPr>
            <m:t>λT</m:t>
          </m:r>
          <m:r>
            <m:rPr>
              <m:sty m:val="p"/>
            </m:rPr>
            <w:rPr>
              <w:rStyle w:val="Hyperlink"/>
              <w:rFonts w:ascii="Cambria Math" w:hAnsi="Cambria Math"/>
              <w:noProof/>
            </w:rPr>
            <m:t>1→</m:t>
          </m:r>
          <m:r>
            <w:rPr>
              <w:rStyle w:val="Hyperlink"/>
              <w:rFonts w:ascii="Cambria Math" w:hAnsi="Cambria Math"/>
              <w:noProof/>
            </w:rPr>
            <m:t>T</m:t>
          </m:r>
          <m:r>
            <m:rPr>
              <m:sty m:val="p"/>
            </m:rPr>
            <w:rPr>
              <w:rStyle w:val="Hyperlink"/>
              <w:rFonts w:ascii="Cambria Math" w:hAnsi="Cambria Math"/>
              <w:noProof/>
            </w:rPr>
            <m:t>2</m:t>
          </m:r>
        </m:oMath>
        <w:r w:rsidR="00F12313" w:rsidRPr="004F6B66">
          <w:rPr>
            <w:rStyle w:val="Hyperlink"/>
            <w:noProof/>
          </w:rPr>
          <w:t xml:space="preserve">selbst dargestellt, links für alle Kombinationen, bei denen </w:t>
        </w:r>
        <m:oMath>
          <m:r>
            <w:rPr>
              <w:rStyle w:val="Hyperlink"/>
              <w:rFonts w:ascii="Cambria Math" w:hAnsi="Cambria Math"/>
              <w:noProof/>
            </w:rPr>
            <m:t>λT</m:t>
          </m:r>
          <m:r>
            <m:rPr>
              <m:sty m:val="p"/>
            </m:rPr>
            <w:rPr>
              <w:rStyle w:val="Hyperlink"/>
              <w:rFonts w:ascii="Cambria Math" w:hAnsi="Cambria Math"/>
              <w:noProof/>
            </w:rPr>
            <m:t>1→</m:t>
          </m:r>
          <m:r>
            <w:rPr>
              <w:rStyle w:val="Hyperlink"/>
              <w:rFonts w:ascii="Cambria Math" w:hAnsi="Cambria Math"/>
              <w:noProof/>
            </w:rPr>
            <m:t>T</m:t>
          </m:r>
          <m:r>
            <m:rPr>
              <m:sty m:val="p"/>
            </m:rPr>
            <w:rPr>
              <w:rStyle w:val="Hyperlink"/>
              <w:rFonts w:ascii="Cambria Math" w:hAnsi="Cambria Math"/>
              <w:noProof/>
            </w:rPr>
            <m:t>2&gt;1</m:t>
          </m:r>
        </m:oMath>
        <w:r w:rsidR="00F12313" w:rsidRPr="004F6B66">
          <w:rPr>
            <w:rStyle w:val="Hyperlink"/>
            <w:noProof/>
          </w:rPr>
          <w:t xml:space="preserve"> gilt und rechts nur für </w:t>
        </w:r>
        <m:oMath>
          <m:r>
            <w:rPr>
              <w:rStyle w:val="Hyperlink"/>
              <w:rFonts w:ascii="Cambria Math" w:hAnsi="Cambria Math"/>
              <w:noProof/>
            </w:rPr>
            <m:t>T</m:t>
          </m:r>
          <m:r>
            <m:rPr>
              <m:sty m:val="p"/>
            </m:rPr>
            <w:rPr>
              <w:rStyle w:val="Hyperlink"/>
              <w:rFonts w:ascii="Cambria Math" w:hAnsi="Cambria Math"/>
              <w:noProof/>
            </w:rPr>
            <m:t>1=200 </m:t>
          </m:r>
          <m:r>
            <m:rPr>
              <m:nor/>
            </m:rPr>
            <w:rPr>
              <w:rStyle w:val="Hyperlink"/>
              <w:rFonts w:ascii="Cambria Math" w:hAnsi="Cambria Math"/>
              <w:i/>
              <w:noProof/>
            </w:rPr>
            <m:t>ms</m:t>
          </m:r>
        </m:oMath>
        <w:r w:rsidR="00F12313" w:rsidRPr="004F6B66">
          <w:rPr>
            <w:rStyle w:val="Hyperlink"/>
            <w:noProof/>
          </w:rPr>
          <w:t xml:space="preserve">, im Vergleich mit dem Idealfall </w:t>
        </w:r>
        <m:oMath>
          <m:r>
            <w:rPr>
              <w:rStyle w:val="Hyperlink"/>
              <w:rFonts w:ascii="Cambria Math" w:hAnsi="Cambria Math"/>
              <w:noProof/>
            </w:rPr>
            <m:t>T</m:t>
          </m:r>
          <m:r>
            <m:rPr>
              <m:sty m:val="p"/>
            </m:rPr>
            <w:rPr>
              <w:rStyle w:val="Hyperlink"/>
              <w:rFonts w:ascii="Cambria Math" w:hAnsi="Cambria Math"/>
              <w:noProof/>
            </w:rPr>
            <m:t xml:space="preserve">2200 </m:t>
          </m:r>
          <m:r>
            <m:rPr>
              <m:nor/>
            </m:rPr>
            <w:rPr>
              <w:rStyle w:val="Hyperlink"/>
              <w:rFonts w:ascii="Cambria Math" w:hAnsi="Cambria Math"/>
              <w:i/>
              <w:noProof/>
            </w:rPr>
            <m:t>ms</m:t>
          </m:r>
        </m:oMath>
        <w:r w:rsidR="00F12313" w:rsidRPr="004F6B66">
          <w:rPr>
            <w:rStyle w:val="Hyperlink"/>
            <w:noProof/>
          </w:rPr>
          <w:t xml:space="preserve">. Unten sind die relativen Fehler der </w:t>
        </w:r>
        <m:oMath>
          <m:r>
            <w:rPr>
              <w:rStyle w:val="Hyperlink"/>
              <w:rFonts w:ascii="Cambria Math" w:hAnsi="Cambria Math"/>
              <w:noProof/>
            </w:rPr>
            <m:t>λ</m:t>
          </m:r>
        </m:oMath>
        <w:r w:rsidR="00F12313" w:rsidRPr="004F6B66">
          <w:rPr>
            <w:rStyle w:val="Hyperlink"/>
            <w:noProof/>
          </w:rPr>
          <w:t xml:space="preserve">-Faktoren dargestellt. Links wieder für alle notwendigen Kombinationen und rechts für den Spezialfall </w:t>
        </w:r>
        <m:oMath>
          <m:r>
            <w:rPr>
              <w:rStyle w:val="Hyperlink"/>
              <w:rFonts w:ascii="Cambria Math" w:hAnsi="Cambria Math"/>
              <w:noProof/>
            </w:rPr>
            <m:t>T</m:t>
          </m:r>
          <m:r>
            <m:rPr>
              <m:sty m:val="p"/>
            </m:rPr>
            <w:rPr>
              <w:rStyle w:val="Hyperlink"/>
              <w:rFonts w:ascii="Cambria Math" w:hAnsi="Cambria Math"/>
              <w:noProof/>
            </w:rPr>
            <m:t>1=200 </m:t>
          </m:r>
          <m:r>
            <m:rPr>
              <m:nor/>
            </m:rPr>
            <w:rPr>
              <w:rStyle w:val="Hyperlink"/>
              <w:rFonts w:ascii="Cambria Math" w:hAnsi="Cambria Math"/>
              <w:i/>
              <w:noProof/>
            </w:rPr>
            <m:t>ms</m:t>
          </m:r>
        </m:oMath>
        <w:r w:rsidR="00F12313" w:rsidRPr="004F6B66">
          <w:rPr>
            <w:rStyle w:val="Hyperlink"/>
            <w:noProof/>
          </w:rPr>
          <w:t>. Hier ist gut zu erkennen, dass die entstehenden Nichtlinearitäten bei kleinen Integrationszeiten besonders ausschlaggebend sind.</w:t>
        </w:r>
        <w:r w:rsidR="00F12313">
          <w:rPr>
            <w:noProof/>
            <w:webHidden/>
          </w:rPr>
          <w:tab/>
        </w:r>
        <w:r w:rsidR="00F12313">
          <w:rPr>
            <w:noProof/>
            <w:webHidden/>
          </w:rPr>
          <w:fldChar w:fldCharType="begin"/>
        </w:r>
        <w:r w:rsidR="00F12313">
          <w:rPr>
            <w:noProof/>
            <w:webHidden/>
          </w:rPr>
          <w:instrText xml:space="preserve"> PAGEREF _Toc37834699 \h </w:instrText>
        </w:r>
        <w:r w:rsidR="00F12313">
          <w:rPr>
            <w:noProof/>
            <w:webHidden/>
          </w:rPr>
        </w:r>
        <w:r w:rsidR="00F12313">
          <w:rPr>
            <w:noProof/>
            <w:webHidden/>
          </w:rPr>
          <w:fldChar w:fldCharType="separate"/>
        </w:r>
        <w:r w:rsidR="00B407FB">
          <w:rPr>
            <w:noProof/>
            <w:webHidden/>
          </w:rPr>
          <w:t>51</w:t>
        </w:r>
        <w:r w:rsidR="00F12313">
          <w:rPr>
            <w:noProof/>
            <w:webHidden/>
          </w:rPr>
          <w:fldChar w:fldCharType="end"/>
        </w:r>
      </w:hyperlink>
    </w:p>
    <w:p w14:paraId="649BC454" w14:textId="324425A2" w:rsidR="00F12313" w:rsidRDefault="00182654">
      <w:pPr>
        <w:pStyle w:val="TableofFigures"/>
        <w:tabs>
          <w:tab w:val="right" w:leader="dot" w:pos="8494"/>
        </w:tabs>
        <w:rPr>
          <w:rFonts w:asciiTheme="minorHAnsi" w:eastAsiaTheme="minorEastAsia" w:hAnsiTheme="minorHAnsi"/>
          <w:noProof/>
          <w:sz w:val="22"/>
          <w:lang w:eastAsia="de-DE"/>
        </w:rPr>
      </w:pPr>
      <w:hyperlink w:anchor="_Toc37834700" w:history="1">
        <w:r w:rsidR="00F12313" w:rsidRPr="004F6B66">
          <w:rPr>
            <w:rStyle w:val="Hyperlink"/>
            <w:noProof/>
          </w:rPr>
          <w:t xml:space="preserve">Abbildung 4.23: Links: Die Fensterfunktion </w:t>
        </w:r>
        <m:oMath>
          <m:r>
            <w:rPr>
              <w:rStyle w:val="Hyperlink"/>
              <w:rFonts w:ascii="Cambria Math" w:hAnsi="Cambria Math"/>
              <w:noProof/>
            </w:rPr>
            <m:t>g</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mit verschiedenen Werten des Parameters </w:t>
        </w:r>
        <m:oMath>
          <m:r>
            <w:rPr>
              <w:rStyle w:val="Hyperlink"/>
              <w:rFonts w:ascii="Cambria Math" w:hAnsi="Cambria Math"/>
              <w:noProof/>
            </w:rPr>
            <m:t>α</m:t>
          </m:r>
        </m:oMath>
        <w:r w:rsidR="00F12313" w:rsidRPr="004F6B66">
          <w:rPr>
            <w:rStyle w:val="Hyperlink"/>
            <w:noProof/>
          </w:rPr>
          <w:t xml:space="preserve">. Rechts: Die verschobenen Messdaten </w:t>
        </w:r>
        <m:oMath>
          <m:r>
            <w:rPr>
              <w:rStyle w:val="Hyperlink"/>
              <w:rFonts w:ascii="Cambria Math" w:hAnsi="Cambria Math"/>
              <w:noProof/>
            </w:rPr>
            <m:t>x</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w:t>
        </w:r>
        <m:oMath>
          <m:r>
            <w:rPr>
              <w:rStyle w:val="Hyperlink"/>
              <w:rFonts w:ascii="Cambria Math" w:hAnsi="Cambria Math"/>
              <w:noProof/>
            </w:rPr>
            <m:t>T</m:t>
          </m:r>
          <m:r>
            <m:rPr>
              <m:sty m:val="p"/>
            </m:rPr>
            <w:rPr>
              <w:rStyle w:val="Hyperlink"/>
              <w:rFonts w:ascii="Cambria Math" w:hAnsi="Cambria Math"/>
              <w:noProof/>
            </w:rPr>
            <m:t xml:space="preserve">=200 </m:t>
          </m:r>
          <m:r>
            <m:rPr>
              <m:nor/>
            </m:rPr>
            <w:rPr>
              <w:rStyle w:val="Hyperlink"/>
              <w:rFonts w:ascii="Cambria Math" w:hAnsi="Cambria Math"/>
              <w:i/>
              <w:noProof/>
            </w:rPr>
            <m:t>ms</m:t>
          </m:r>
        </m:oMath>
        <w:r w:rsidR="00F12313" w:rsidRPr="004F6B66">
          <w:rPr>
            <w:rStyle w:val="Hyperlink"/>
            <w:noProof/>
          </w:rPr>
          <w:t xml:space="preserve">) und die geglätteten Daten </w:t>
        </w:r>
        <m:oMath>
          <m:r>
            <w:rPr>
              <w:rStyle w:val="Hyperlink"/>
              <w:rFonts w:ascii="Cambria Math" w:hAnsi="Cambria Math"/>
              <w:noProof/>
            </w:rPr>
            <m:t>xt</m:t>
          </m:r>
        </m:oMath>
        <w:r w:rsidR="00F12313" w:rsidRPr="004F6B66">
          <w:rPr>
            <w:rStyle w:val="Hyperlink"/>
            <w:noProof/>
          </w:rPr>
          <w:t>. Für das glätten wurden die drei Funktionen verwendet, die links dargestellt sind, die farbliche Kennzeichnung in der Legende gilt für beide Graphen.</w:t>
        </w:r>
        <w:r w:rsidR="00F12313">
          <w:rPr>
            <w:noProof/>
            <w:webHidden/>
          </w:rPr>
          <w:tab/>
        </w:r>
        <w:r w:rsidR="00F12313">
          <w:rPr>
            <w:noProof/>
            <w:webHidden/>
          </w:rPr>
          <w:fldChar w:fldCharType="begin"/>
        </w:r>
        <w:r w:rsidR="00F12313">
          <w:rPr>
            <w:noProof/>
            <w:webHidden/>
          </w:rPr>
          <w:instrText xml:space="preserve"> PAGEREF _Toc37834700 \h </w:instrText>
        </w:r>
        <w:r w:rsidR="00F12313">
          <w:rPr>
            <w:noProof/>
            <w:webHidden/>
          </w:rPr>
        </w:r>
        <w:r w:rsidR="00F12313">
          <w:rPr>
            <w:noProof/>
            <w:webHidden/>
          </w:rPr>
          <w:fldChar w:fldCharType="separate"/>
        </w:r>
        <w:r w:rsidR="00B407FB">
          <w:rPr>
            <w:noProof/>
            <w:webHidden/>
          </w:rPr>
          <w:t>53</w:t>
        </w:r>
        <w:r w:rsidR="00F12313">
          <w:rPr>
            <w:noProof/>
            <w:webHidden/>
          </w:rPr>
          <w:fldChar w:fldCharType="end"/>
        </w:r>
      </w:hyperlink>
    </w:p>
    <w:p w14:paraId="46C7B763" w14:textId="5BB1CAEC" w:rsidR="00F12313" w:rsidRDefault="00182654">
      <w:pPr>
        <w:pStyle w:val="TableofFigures"/>
        <w:tabs>
          <w:tab w:val="right" w:leader="dot" w:pos="8494"/>
        </w:tabs>
        <w:rPr>
          <w:rFonts w:asciiTheme="minorHAnsi" w:eastAsiaTheme="minorEastAsia" w:hAnsiTheme="minorHAnsi"/>
          <w:noProof/>
          <w:sz w:val="22"/>
          <w:lang w:eastAsia="de-DE"/>
        </w:rPr>
      </w:pPr>
      <w:hyperlink w:anchor="_Toc37834701" w:history="1">
        <w:r w:rsidR="00F12313" w:rsidRPr="004F6B66">
          <w:rPr>
            <w:rStyle w:val="Hyperlink"/>
            <w:noProof/>
          </w:rPr>
          <w:t xml:space="preserve">Abbildung 4.24: Oben: Die Messung </w:t>
        </w:r>
        <m:oMath>
          <m:r>
            <w:rPr>
              <w:rStyle w:val="Hyperlink"/>
              <w:rFonts w:ascii="Cambria Math" w:hAnsi="Cambria Math"/>
              <w:noProof/>
            </w:rPr>
            <m:t>m</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des Referenzmessgeräts. Mittig: Die verschobene und geglättete Messung </w:t>
        </w:r>
        <m:oMath>
          <m:r>
            <w:rPr>
              <w:rStyle w:val="Hyperlink"/>
              <w:rFonts w:ascii="Cambria Math" w:hAnsi="Cambria Math"/>
              <w:noProof/>
            </w:rPr>
            <m:t>x</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des Nephelometers bei der </w:t>
        </w:r>
        <w:r w:rsidR="00F12313" w:rsidRPr="004F6B66">
          <w:rPr>
            <w:rStyle w:val="Hyperlink"/>
            <w:noProof/>
          </w:rPr>
          <w:lastRenderedPageBreak/>
          <w:t xml:space="preserve">Integrationszeit </w:t>
        </w:r>
        <m:oMath>
          <m:r>
            <w:rPr>
              <w:rStyle w:val="Hyperlink"/>
              <w:rFonts w:ascii="Cambria Math" w:hAnsi="Cambria Math"/>
              <w:noProof/>
            </w:rPr>
            <m:t>T</m:t>
          </m:r>
          <m:r>
            <m:rPr>
              <m:sty m:val="p"/>
            </m:rPr>
            <w:rPr>
              <w:rStyle w:val="Hyperlink"/>
              <w:rFonts w:ascii="Cambria Math" w:hAnsi="Cambria Math"/>
              <w:noProof/>
            </w:rPr>
            <m:t>=200 </m:t>
          </m:r>
          <m:r>
            <m:rPr>
              <m:nor/>
            </m:rPr>
            <w:rPr>
              <w:rStyle w:val="Hyperlink"/>
              <w:rFonts w:ascii="Cambria Math" w:hAnsi="Cambria Math"/>
              <w:i/>
              <w:noProof/>
            </w:rPr>
            <m:t>ms</m:t>
          </m:r>
        </m:oMath>
        <w:r w:rsidR="00F12313" w:rsidRPr="004F6B66">
          <w:rPr>
            <w:rStyle w:val="Hyperlink"/>
            <w:noProof/>
          </w:rPr>
          <w:t xml:space="preserve">. Es ist gut zu erkennen, dass die zwei Kurven eine sehr ähnliche Form aufweisen, die absoluten Werte jedoch sehr unterschiedlich sind. Unten: Die zwei Kurven </w:t>
        </w:r>
        <m:oMath>
          <m:r>
            <w:rPr>
              <w:rStyle w:val="Hyperlink"/>
              <w:rFonts w:ascii="Cambria Math" w:hAnsi="Cambria Math"/>
              <w:noProof/>
            </w:rPr>
            <m:t>m</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und </w:t>
        </w:r>
        <m:oMath>
          <m:r>
            <w:rPr>
              <w:rStyle w:val="Hyperlink"/>
              <w:rFonts w:ascii="Cambria Math" w:hAnsi="Cambria Math"/>
              <w:noProof/>
            </w:rPr>
            <m:t>y</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mit den gefundenen Parametern. </w:t>
        </w:r>
        <m:oMath>
          <m:r>
            <w:rPr>
              <w:rStyle w:val="Hyperlink"/>
              <w:rFonts w:ascii="Cambria Math" w:hAnsi="Cambria Math"/>
              <w:noProof/>
            </w:rPr>
            <m:t>y</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sidR="00F12313" w:rsidRPr="004F6B66">
          <w:rPr>
            <w:rStyle w:val="Hyperlink"/>
            <w:noProof/>
          </w:rPr>
          <w:t xml:space="preserve"> entspricht einer im Zeit- und Wertebereich verschobenen, sowie skalierten Funktion </w:t>
        </w:r>
        <m:oMath>
          <m:r>
            <w:rPr>
              <w:rStyle w:val="Hyperlink"/>
              <w:rFonts w:ascii="Cambria Math" w:hAnsi="Cambria Math"/>
              <w:noProof/>
            </w:rPr>
            <m:t>xt</m:t>
          </m:r>
          <m:r>
            <m:rPr>
              <m:sty m:val="p"/>
            </m:rPr>
            <w:rPr>
              <w:rStyle w:val="Hyperlink"/>
              <w:rFonts w:ascii="Cambria Math" w:hAnsi="Cambria Math"/>
              <w:noProof/>
            </w:rPr>
            <m:t>.</m:t>
          </m:r>
        </m:oMath>
        <w:r w:rsidR="00F12313">
          <w:rPr>
            <w:noProof/>
            <w:webHidden/>
          </w:rPr>
          <w:tab/>
        </w:r>
        <w:r w:rsidR="00F12313">
          <w:rPr>
            <w:noProof/>
            <w:webHidden/>
          </w:rPr>
          <w:fldChar w:fldCharType="begin"/>
        </w:r>
        <w:r w:rsidR="00F12313">
          <w:rPr>
            <w:noProof/>
            <w:webHidden/>
          </w:rPr>
          <w:instrText xml:space="preserve"> PAGEREF _Toc37834701 \h </w:instrText>
        </w:r>
        <w:r w:rsidR="00F12313">
          <w:rPr>
            <w:noProof/>
            <w:webHidden/>
          </w:rPr>
        </w:r>
        <w:r w:rsidR="00F12313">
          <w:rPr>
            <w:noProof/>
            <w:webHidden/>
          </w:rPr>
          <w:fldChar w:fldCharType="separate"/>
        </w:r>
        <w:r w:rsidR="00B407FB">
          <w:rPr>
            <w:noProof/>
            <w:webHidden/>
          </w:rPr>
          <w:t>54</w:t>
        </w:r>
        <w:r w:rsidR="00F12313">
          <w:rPr>
            <w:noProof/>
            <w:webHidden/>
          </w:rPr>
          <w:fldChar w:fldCharType="end"/>
        </w:r>
      </w:hyperlink>
    </w:p>
    <w:p w14:paraId="76D327E1" w14:textId="1A22F2BC" w:rsidR="00F12313" w:rsidRDefault="00182654">
      <w:pPr>
        <w:pStyle w:val="TableofFigures"/>
        <w:tabs>
          <w:tab w:val="right" w:leader="dot" w:pos="8494"/>
        </w:tabs>
        <w:rPr>
          <w:rFonts w:asciiTheme="minorHAnsi" w:eastAsiaTheme="minorEastAsia" w:hAnsiTheme="minorHAnsi"/>
          <w:noProof/>
          <w:sz w:val="22"/>
          <w:lang w:eastAsia="de-DE"/>
        </w:rPr>
      </w:pPr>
      <w:hyperlink w:anchor="_Toc37834702" w:history="1">
        <w:r w:rsidR="00F12313" w:rsidRPr="004F6B66">
          <w:rPr>
            <w:rStyle w:val="Hyperlink"/>
            <w:noProof/>
          </w:rPr>
          <w:t xml:space="preserve">Abbildung 4.25: Die resultierenden Transformationen (nach GLEICHUNG 1) mit den gefundenen Parametern (Tab. 2). Links: Transformation der geglätteten Messwerte aller Integrationszeiten. Rechts: Transformation der Messwerte bei </w:t>
        </w:r>
        <m:oMath>
          <m:r>
            <w:rPr>
              <w:rStyle w:val="Hyperlink"/>
              <w:rFonts w:ascii="Cambria Math" w:hAnsi="Cambria Math"/>
              <w:noProof/>
            </w:rPr>
            <m:t>T</m:t>
          </m:r>
          <m:r>
            <m:rPr>
              <m:sty m:val="p"/>
            </m:rPr>
            <w:rPr>
              <w:rStyle w:val="Hyperlink"/>
              <w:rFonts w:ascii="Cambria Math" w:hAnsi="Cambria Math"/>
              <w:noProof/>
            </w:rPr>
            <m:t>=100 </m:t>
          </m:r>
          <m:r>
            <m:rPr>
              <m:nor/>
            </m:rPr>
            <w:rPr>
              <w:rStyle w:val="Hyperlink"/>
              <w:rFonts w:ascii="Cambria Math" w:hAnsi="Cambria Math"/>
              <w:i/>
              <w:noProof/>
            </w:rPr>
            <m:t>ms</m:t>
          </m:r>
        </m:oMath>
        <w:r w:rsidR="00F12313" w:rsidRPr="004F6B66">
          <w:rPr>
            <w:rStyle w:val="Hyperlink"/>
            <w:noProof/>
          </w:rPr>
          <w:t>.</w:t>
        </w:r>
        <w:r w:rsidR="00F12313">
          <w:rPr>
            <w:noProof/>
            <w:webHidden/>
          </w:rPr>
          <w:tab/>
        </w:r>
        <w:r w:rsidR="00F12313">
          <w:rPr>
            <w:noProof/>
            <w:webHidden/>
          </w:rPr>
          <w:fldChar w:fldCharType="begin"/>
        </w:r>
        <w:r w:rsidR="00F12313">
          <w:rPr>
            <w:noProof/>
            <w:webHidden/>
          </w:rPr>
          <w:instrText xml:space="preserve"> PAGEREF _Toc37834702 \h </w:instrText>
        </w:r>
        <w:r w:rsidR="00F12313">
          <w:rPr>
            <w:noProof/>
            <w:webHidden/>
          </w:rPr>
        </w:r>
        <w:r w:rsidR="00F12313">
          <w:rPr>
            <w:noProof/>
            <w:webHidden/>
          </w:rPr>
          <w:fldChar w:fldCharType="separate"/>
        </w:r>
        <w:r w:rsidR="00B407FB">
          <w:rPr>
            <w:noProof/>
            <w:webHidden/>
          </w:rPr>
          <w:t>56</w:t>
        </w:r>
        <w:r w:rsidR="00F12313">
          <w:rPr>
            <w:noProof/>
            <w:webHidden/>
          </w:rPr>
          <w:fldChar w:fldCharType="end"/>
        </w:r>
      </w:hyperlink>
    </w:p>
    <w:p w14:paraId="1DADD78E" w14:textId="6962CC2B" w:rsidR="00F12313" w:rsidRDefault="00182654">
      <w:pPr>
        <w:pStyle w:val="TableofFigures"/>
        <w:tabs>
          <w:tab w:val="right" w:leader="dot" w:pos="8494"/>
        </w:tabs>
        <w:rPr>
          <w:rFonts w:asciiTheme="minorHAnsi" w:eastAsiaTheme="minorEastAsia" w:hAnsiTheme="minorHAnsi"/>
          <w:noProof/>
          <w:sz w:val="22"/>
          <w:lang w:eastAsia="de-DE"/>
        </w:rPr>
      </w:pPr>
      <w:hyperlink w:anchor="_Toc37834703" w:history="1">
        <w:r w:rsidR="00F12313" w:rsidRPr="004F6B66">
          <w:rPr>
            <w:rStyle w:val="Hyperlink"/>
            <w:noProof/>
          </w:rPr>
          <w:t>Abbildung 4.26: Die grafische Oberfläche des Bedienungsprogramms.</w:t>
        </w:r>
        <w:r w:rsidR="00F12313">
          <w:rPr>
            <w:noProof/>
            <w:webHidden/>
          </w:rPr>
          <w:tab/>
        </w:r>
        <w:r w:rsidR="00F12313">
          <w:rPr>
            <w:noProof/>
            <w:webHidden/>
          </w:rPr>
          <w:fldChar w:fldCharType="begin"/>
        </w:r>
        <w:r w:rsidR="00F12313">
          <w:rPr>
            <w:noProof/>
            <w:webHidden/>
          </w:rPr>
          <w:instrText xml:space="preserve"> PAGEREF _Toc37834703 \h </w:instrText>
        </w:r>
        <w:r w:rsidR="00F12313">
          <w:rPr>
            <w:noProof/>
            <w:webHidden/>
          </w:rPr>
        </w:r>
        <w:r w:rsidR="00F12313">
          <w:rPr>
            <w:noProof/>
            <w:webHidden/>
          </w:rPr>
          <w:fldChar w:fldCharType="separate"/>
        </w:r>
        <w:r w:rsidR="00B407FB">
          <w:rPr>
            <w:noProof/>
            <w:webHidden/>
          </w:rPr>
          <w:t>59</w:t>
        </w:r>
        <w:r w:rsidR="00F12313">
          <w:rPr>
            <w:noProof/>
            <w:webHidden/>
          </w:rPr>
          <w:fldChar w:fldCharType="end"/>
        </w:r>
      </w:hyperlink>
    </w:p>
    <w:p w14:paraId="31331CF5" w14:textId="36D4AD77" w:rsidR="00F12313" w:rsidRDefault="00182654">
      <w:pPr>
        <w:pStyle w:val="TableofFigures"/>
        <w:tabs>
          <w:tab w:val="right" w:leader="dot" w:pos="8494"/>
        </w:tabs>
        <w:rPr>
          <w:rFonts w:asciiTheme="minorHAnsi" w:eastAsiaTheme="minorEastAsia" w:hAnsiTheme="minorHAnsi"/>
          <w:noProof/>
          <w:sz w:val="22"/>
          <w:lang w:eastAsia="de-DE"/>
        </w:rPr>
      </w:pPr>
      <w:hyperlink w:anchor="_Toc37834704" w:history="1">
        <w:r w:rsidR="00F12313" w:rsidRPr="004F6B66">
          <w:rPr>
            <w:rStyle w:val="Hyperlink"/>
            <w:noProof/>
          </w:rPr>
          <w:t>Abbildung 4.27 Links: Messung bei niedriger Temperatur (Nephelometer im Eisfach). Rechts: Messung bei hoher Temperatur (Nephelometer auf der Heizung)</w:t>
        </w:r>
        <w:r w:rsidR="00F12313">
          <w:rPr>
            <w:noProof/>
            <w:webHidden/>
          </w:rPr>
          <w:tab/>
        </w:r>
        <w:r w:rsidR="00F12313">
          <w:rPr>
            <w:noProof/>
            <w:webHidden/>
          </w:rPr>
          <w:fldChar w:fldCharType="begin"/>
        </w:r>
        <w:r w:rsidR="00F12313">
          <w:rPr>
            <w:noProof/>
            <w:webHidden/>
          </w:rPr>
          <w:instrText xml:space="preserve"> PAGEREF _Toc37834704 \h </w:instrText>
        </w:r>
        <w:r w:rsidR="00F12313">
          <w:rPr>
            <w:noProof/>
            <w:webHidden/>
          </w:rPr>
        </w:r>
        <w:r w:rsidR="00F12313">
          <w:rPr>
            <w:noProof/>
            <w:webHidden/>
          </w:rPr>
          <w:fldChar w:fldCharType="separate"/>
        </w:r>
        <w:r w:rsidR="00B407FB">
          <w:rPr>
            <w:noProof/>
            <w:webHidden/>
          </w:rPr>
          <w:t>59</w:t>
        </w:r>
        <w:r w:rsidR="00F12313">
          <w:rPr>
            <w:noProof/>
            <w:webHidden/>
          </w:rPr>
          <w:fldChar w:fldCharType="end"/>
        </w:r>
      </w:hyperlink>
    </w:p>
    <w:p w14:paraId="534CE624" w14:textId="10EAA997" w:rsidR="003F77D8" w:rsidRPr="003F77D8" w:rsidRDefault="00EE384C" w:rsidP="00C304B7">
      <w:pPr>
        <w:pStyle w:val="Flietext"/>
        <w:sectPr w:rsidR="003F77D8" w:rsidRPr="003F77D8" w:rsidSect="00E15A0E">
          <w:pgSz w:w="11906" w:h="16838"/>
          <w:pgMar w:top="1418" w:right="1701" w:bottom="1418" w:left="1701" w:header="708" w:footer="708" w:gutter="0"/>
          <w:pgNumType w:start="1"/>
          <w:cols w:space="708"/>
          <w:docGrid w:linePitch="360"/>
        </w:sectPr>
      </w:pPr>
      <w:r>
        <w:fldChar w:fldCharType="end"/>
      </w:r>
    </w:p>
    <w:p w14:paraId="0B1D454A" w14:textId="728BB1AD" w:rsidR="00D515E6" w:rsidRDefault="00D515E6" w:rsidP="004879BD">
      <w:pPr>
        <w:pStyle w:val="Heading1"/>
      </w:pPr>
      <w:bookmarkStart w:id="14" w:name="_Toc37841057"/>
      <w:r w:rsidRPr="004879BD">
        <w:lastRenderedPageBreak/>
        <w:t>Motivation</w:t>
      </w:r>
      <w:bookmarkEnd w:id="14"/>
    </w:p>
    <w:p w14:paraId="51F0028B" w14:textId="02E297FE" w:rsidR="003A7072" w:rsidRPr="00A9567A" w:rsidRDefault="003A7072" w:rsidP="00C304B7">
      <w:pPr>
        <w:pStyle w:val="Flietext"/>
      </w:pPr>
      <w:r w:rsidRPr="00A9567A">
        <w:t xml:space="preserve">In der Welt der Forschung und Entwicklung sollen Ergebnisse anschaulich dargestellt werden. Andere können so einen komplexen Sachverhalt leichter verstehen. Dann können Forschungsergebnisse besser kommuniziert werden, erreichen ein größeres Publikum auch </w:t>
      </w:r>
      <w:ins w:id="15" w:author="Nils" w:date="2020-04-15T07:37:00Z">
        <w:r w:rsidR="001B69D2">
          <w:t>anders</w:t>
        </w:r>
      </w:ins>
      <w:r w:rsidRPr="00A9567A">
        <w:t xml:space="preserve"> spezialisierter Forscher und können so selbst wi</w:t>
      </w:r>
      <w:r w:rsidR="007220B5">
        <w:t>e</w:t>
      </w:r>
      <w:r w:rsidRPr="00A9567A">
        <w:t xml:space="preserve">der mehr Ideen anregen. </w:t>
      </w:r>
    </w:p>
    <w:p w14:paraId="7F9E64BC" w14:textId="77777777" w:rsidR="003A7072" w:rsidRPr="00A9567A" w:rsidRDefault="003A7072" w:rsidP="00C304B7">
      <w:pPr>
        <w:pStyle w:val="Flietext"/>
      </w:pPr>
      <w:proofErr w:type="spellStart"/>
      <w:r w:rsidRPr="00A9567A">
        <w:t>Terahertz</w:t>
      </w:r>
      <w:proofErr w:type="spellEnd"/>
      <w:r w:rsidRPr="00A9567A">
        <w:t xml:space="preserve">-Strahlung ist seit kurzem das Ziel intensiver Forschung. Die Universität Duisburg-Essen ist hier einer der Vorreiter weltweit und versucht, diesen Strahlungsbereich aus allen Richtungen zu erschließen. Diese Strahlung ist dabei nicht so einfach darzustellen. Sie ist unsichtbar und lautlos, daher ist sie schwierig zu demonstrieren. Einige Eigenschaften kann man allerdings gut zeigen: schließlich kann man damit durch einige Stoffe hindurchleuchten und hochauflösend Bilder vom Raum dahinter erzeugen, auch wenn der Raum mit Rauch gefüllt ist. Deswegen wird ein Gestell konzipiert, das bei Messen und Kongressen benutzt werden kann, um diese Eigenschaften der </w:t>
      </w:r>
      <w:proofErr w:type="spellStart"/>
      <w:r w:rsidRPr="00A9567A">
        <w:t>Terahertz</w:t>
      </w:r>
      <w:proofErr w:type="spellEnd"/>
      <w:r w:rsidRPr="00A9567A">
        <w:t>-Strahlung zu zeigen. Zur Anschaulichkeit ist die Kammer an allen Seiten außer der Seite, durch die die Strahlung eindringen wird, durchsichtig und wird während der Präsentation mit Rauch gefüllt. Die Dichte des Rauches wird gemessen. Die Kammer ist luftdicht, um plötzliches Auslösen einer Brandschutzanlage durch eine Demonstration zu vermeiden.</w:t>
      </w:r>
    </w:p>
    <w:p w14:paraId="07882CF5" w14:textId="77777777" w:rsidR="003A7072" w:rsidRPr="003A7072" w:rsidRDefault="003A7072" w:rsidP="00C304B7">
      <w:pPr>
        <w:pStyle w:val="Flietext"/>
      </w:pPr>
    </w:p>
    <w:p w14:paraId="5E8D5AC8" w14:textId="248E88A7" w:rsidR="009D1E70" w:rsidRDefault="009D1E70" w:rsidP="004879BD">
      <w:pPr>
        <w:pStyle w:val="Chapter1"/>
      </w:pPr>
      <w:r>
        <w:br w:type="page"/>
      </w:r>
    </w:p>
    <w:p w14:paraId="1F75A6E9" w14:textId="505C6FE7" w:rsidR="002B3962" w:rsidRDefault="00C45BE9" w:rsidP="004879BD">
      <w:pPr>
        <w:pStyle w:val="Heading1"/>
      </w:pPr>
      <w:bookmarkStart w:id="16" w:name="_Toc37841058"/>
      <w:r>
        <w:lastRenderedPageBreak/>
        <w:t>Theoretischer Hintergrund</w:t>
      </w:r>
      <w:bookmarkEnd w:id="16"/>
    </w:p>
    <w:p w14:paraId="6BC061FB" w14:textId="67C1600D" w:rsidR="001B6EA9" w:rsidRDefault="0096424C" w:rsidP="00C304B7">
      <w:pPr>
        <w:pStyle w:val="Flietext"/>
      </w:pPr>
      <w:r>
        <w:t>Brände können Gründe für erhebliche Personen- und Sachschäden sein. So verursachten Brände im Jahr 2008 allein in Deutschland Sachschäden in einer Höhe von 2,85 Mrd.</w:t>
      </w:r>
      <w:r>
        <w:rPr>
          <w:rFonts w:ascii="Palatino Linotype" w:hAnsi="Palatino Linotype"/>
        </w:rPr>
        <w:t> </w:t>
      </w:r>
      <w:r>
        <w:t>€</w:t>
      </w:r>
      <w:sdt>
        <w:sdtPr>
          <w:id w:val="1730886571"/>
          <w:citation/>
        </w:sdtPr>
        <w:sdtContent>
          <w:r>
            <w:fldChar w:fldCharType="begin"/>
          </w:r>
          <w:r>
            <w:instrText xml:space="preserve">CITATION Trä14 \l 1031 </w:instrText>
          </w:r>
          <w:r>
            <w:fldChar w:fldCharType="separate"/>
          </w:r>
          <w:r w:rsidR="004E4369">
            <w:rPr>
              <w:noProof/>
            </w:rPr>
            <w:t xml:space="preserve"> [1]</w:t>
          </w:r>
          <w:r>
            <w:fldChar w:fldCharType="end"/>
          </w:r>
        </w:sdtContent>
      </w:sdt>
      <w:r>
        <w:t>. Für das Jahr 2015 verzeichnet der deutsche Feuerwehrverband 192.078 Einsätze aufgrund von Bränden, wobei insgesamt 367 Menschen ihr Leben verloren</w:t>
      </w:r>
      <w:sdt>
        <w:sdtPr>
          <w:id w:val="1660505272"/>
          <w:citation/>
        </w:sdtPr>
        <w:sdtContent>
          <w:r>
            <w:fldChar w:fldCharType="begin"/>
          </w:r>
          <w:r>
            <w:instrText xml:space="preserve"> CITATION Deu20 \l 1031 </w:instrText>
          </w:r>
          <w:r>
            <w:fldChar w:fldCharType="separate"/>
          </w:r>
          <w:r w:rsidR="004E4369">
            <w:rPr>
              <w:noProof/>
            </w:rPr>
            <w:t xml:space="preserve"> [2]</w:t>
          </w:r>
          <w:r>
            <w:fldChar w:fldCharType="end"/>
          </w:r>
        </w:sdtContent>
      </w:sdt>
      <w:r>
        <w:t>. Um die Höhe der Schäden möglichst gering zu halten, ist eine frühe Branderkennung von großer Relevanz. Je früher ein Brand entdeckt wird, desto eher können entsprechende Maßnahmen zur Brandbekämpfung eingeleitet werden. Eine effektive Branddetektion ist somit überall von</w:t>
      </w:r>
      <w:ins w:id="17" w:author="Jonatan Stock" w:date="2020-04-15T08:04:00Z">
        <w:r w:rsidR="00276283">
          <w:t>n</w:t>
        </w:r>
      </w:ins>
      <w:commentRangeStart w:id="18"/>
      <w:del w:id="19" w:author="Jonatan Stock" w:date="2020-04-15T08:04:00Z">
        <w:r>
          <w:delText xml:space="preserve"> N</w:delText>
        </w:r>
      </w:del>
      <w:r>
        <w:t>öten</w:t>
      </w:r>
      <w:commentRangeEnd w:id="18"/>
      <w:r w:rsidR="00510869">
        <w:rPr>
          <w:rStyle w:val="CommentReference"/>
          <w:color w:val="auto"/>
        </w:rPr>
        <w:commentReference w:id="18"/>
      </w:r>
      <w:r>
        <w:t>, wo Menschen oder Sachen durch einen Brand zu Schaden kommen könnten. Da Brand keine direkt messbare Größe ist, muss auf andere (meist physikalische) verbrennungscharakteristische Größen zurückgegriffen werden wie z. B. Temperatur, Streuung</w:t>
      </w:r>
      <w:commentRangeStart w:id="20"/>
      <w:del w:id="21" w:author="Jonatan Stock" w:date="2020-04-15T08:05:00Z">
        <w:r>
          <w:delText>/</w:delText>
        </w:r>
      </w:del>
      <w:commentRangeEnd w:id="20"/>
      <w:ins w:id="22" w:author="Jonatan Stock" w:date="2020-04-15T08:05:00Z">
        <w:r w:rsidR="00276283">
          <w:t xml:space="preserve"> und </w:t>
        </w:r>
      </w:ins>
      <w:r w:rsidR="0076611C">
        <w:rPr>
          <w:rStyle w:val="CommentReference"/>
          <w:color w:val="auto"/>
        </w:rPr>
        <w:commentReference w:id="20"/>
      </w:r>
      <w:r>
        <w:t>Dämpfung von Licht, Strahlungsintensität u. ä. Die energetischen und stofflichen Umsetzungen eines Brandes sind in ihren Ausprägungen (je nach Brandort und -ursache) sehr unterschiedlich, weshalb die verwendete Sensorik auf das Betriebsumfeld und somit auf die zu erwartenden Messgrößen und Messwertbereiche abgestimmt sein muss. Ein Schwelbrand</w:t>
      </w:r>
      <w:r>
        <w:rPr>
          <w:rStyle w:val="FootnoteReference"/>
        </w:rPr>
        <w:footnoteReference w:id="2"/>
      </w:r>
      <w:r w:rsidR="00D75D33">
        <w:t>,</w:t>
      </w:r>
      <w:r>
        <w:t xml:space="preserve"> ausgelöst durch fehlerhafte Elektrik</w:t>
      </w:r>
      <w:r w:rsidR="00D75D33">
        <w:t>,</w:t>
      </w:r>
      <w:r>
        <w:t xml:space="preserve"> hat beispielsweise eine starke Rauchentwicklung zur Folge, ohne dabei eine hohe Intensität an Wärme abzustrahlen. Ein wä</w:t>
      </w:r>
      <w:r w:rsidR="006449AE">
        <w:t>r</w:t>
      </w:r>
      <w:r>
        <w:t xml:space="preserve">mesensitiver Branddetektor würde in solch einem Fall erst einen Brand melden, wenn das Feuer des Schwelbrandes bereits </w:t>
      </w:r>
      <w:proofErr w:type="gramStart"/>
      <w:r>
        <w:t>auf heißer verbrennendes Material</w:t>
      </w:r>
      <w:proofErr w:type="gramEnd"/>
      <w:r>
        <w:t xml:space="preserve"> übergesprungen wäre. Auch aus diesem Grund werden in privaten Haushalten vor allem Rauchmelder zur Branddetektion eingesetzt. </w:t>
      </w:r>
    </w:p>
    <w:p w14:paraId="00507B79" w14:textId="55862A7F" w:rsidR="001B6EA9" w:rsidRDefault="008F0DA4" w:rsidP="004879BD">
      <w:pPr>
        <w:pStyle w:val="Heading2"/>
      </w:pPr>
      <w:bookmarkStart w:id="23" w:name="_Toc37841059"/>
      <w:r>
        <w:t xml:space="preserve">Aufbau </w:t>
      </w:r>
      <w:r w:rsidRPr="004879BD">
        <w:t>des</w:t>
      </w:r>
      <w:r>
        <w:t xml:space="preserve"> optischen </w:t>
      </w:r>
      <w:r w:rsidR="00B65822">
        <w:t>Rauchmelder</w:t>
      </w:r>
      <w:r>
        <w:t>s</w:t>
      </w:r>
      <w:bookmarkEnd w:id="23"/>
    </w:p>
    <w:p w14:paraId="70552F6E" w14:textId="50BD8893" w:rsidR="0096424C" w:rsidRDefault="003B1417" w:rsidP="00C304B7">
      <w:pPr>
        <w:pStyle w:val="Flietext"/>
      </w:pPr>
      <w:r>
        <w:t>Es ist</w:t>
      </w:r>
      <w:r w:rsidR="0096424C">
        <w:t xml:space="preserve"> insbesondere der Rauch, der eine Gefahr für die Gesundheit des Menschen </w:t>
      </w:r>
      <w:r w:rsidR="00871F45">
        <w:t xml:space="preserve">im Falle eines Brandes </w:t>
      </w:r>
      <w:r w:rsidR="0096424C">
        <w:t>darstellt. Die zwei gängigsten Ausführungen eines Brandmelders sind der Ionisationsrauchmelder</w:t>
      </w:r>
      <w:r w:rsidR="00EE4DA8">
        <w:t xml:space="preserve"> </w:t>
      </w:r>
      <w:r w:rsidR="0096424C">
        <w:t>und der optische Rauchmelder.</w:t>
      </w:r>
      <w:r w:rsidR="00EE4DA8">
        <w:t xml:space="preserve"> Dem Ionisationsrauchmelder soll an dieser Stelle jedoch keine weitere Beachtung geschenkt </w:t>
      </w:r>
      <w:r w:rsidR="00EE4DA8">
        <w:lastRenderedPageBreak/>
        <w:t>werden, d</w:t>
      </w:r>
      <w:r w:rsidR="00871808">
        <w:t>enn</w:t>
      </w:r>
      <w:r w:rsidR="009A3351">
        <w:t>:</w:t>
      </w:r>
      <w:r w:rsidR="00EE4DA8">
        <w:t xml:space="preserve"> </w:t>
      </w:r>
      <w:r w:rsidR="00207464" w:rsidRPr="00207464">
        <w:t>„Ionisationsrauchmelder waren bis vor wenigen Jahren die am weitesten verbreiteten Melder für Brandrauch. Sie sind jedoch in zunehmenden Maße durch optische Rauchmelder ersetzt worden, weil der praktische Umgang des I-Melders durch die Strahlenschutzbestimmungen behindert wird.“</w:t>
      </w:r>
      <w:sdt>
        <w:sdtPr>
          <w:id w:val="-966282305"/>
          <w:citation/>
        </w:sdtPr>
        <w:sdtContent>
          <w:r w:rsidR="006E306C">
            <w:fldChar w:fldCharType="begin"/>
          </w:r>
          <w:r w:rsidR="006E306C">
            <w:instrText xml:space="preserve"> CITATION Trä14 \l 1031 </w:instrText>
          </w:r>
          <w:r w:rsidR="006E306C">
            <w:fldChar w:fldCharType="separate"/>
          </w:r>
          <w:r w:rsidR="004E4369">
            <w:rPr>
              <w:noProof/>
            </w:rPr>
            <w:t xml:space="preserve"> [1]</w:t>
          </w:r>
          <w:r w:rsidR="006E306C">
            <w:fldChar w:fldCharType="end"/>
          </w:r>
        </w:sdtContent>
      </w:sdt>
      <w:r w:rsidR="00881467">
        <w:t xml:space="preserve"> </w:t>
      </w:r>
      <w:r w:rsidR="0096424C">
        <w:t xml:space="preserve">Das grundlegende Prinzip eines Rauchmelders ist die Detektion von Partikeln in </w:t>
      </w:r>
      <w:r w:rsidR="00A35286">
        <w:t xml:space="preserve">einem </w:t>
      </w:r>
      <w:r w:rsidR="0096424C">
        <w:t>Aerosol</w:t>
      </w:r>
      <w:r w:rsidR="0096424C">
        <w:rPr>
          <w:rStyle w:val="FootnoteReference"/>
        </w:rPr>
        <w:footnoteReference w:id="3"/>
      </w:r>
      <w:r w:rsidR="0096424C">
        <w:t>. Der sogenannte Streulichtrauchmelder detektiert entsprechende Partikel über Lichtstreuung. Der exemplarische Aufbau eines solchen Rauchmelders besteht aus einer Strahlungsquelle, z. B. einer LED</w:t>
      </w:r>
      <w:r w:rsidR="0096424C">
        <w:rPr>
          <w:rStyle w:val="FootnoteReference"/>
        </w:rPr>
        <w:footnoteReference w:id="4"/>
      </w:r>
      <w:r w:rsidR="0096424C">
        <w:t xml:space="preserve"> oder einer LD</w:t>
      </w:r>
      <w:r w:rsidR="0096424C">
        <w:rPr>
          <w:rStyle w:val="FootnoteReference"/>
        </w:rPr>
        <w:footnoteReference w:id="5"/>
      </w:r>
      <w:r w:rsidR="0096424C">
        <w:t xml:space="preserve"> und </w:t>
      </w:r>
      <w:r w:rsidR="00523DF9">
        <w:t>eine</w:t>
      </w:r>
      <w:r w:rsidR="00C949C3">
        <w:t>m</w:t>
      </w:r>
      <w:r w:rsidR="0096424C">
        <w:t xml:space="preserve"> </w:t>
      </w:r>
      <w:proofErr w:type="spellStart"/>
      <w:r w:rsidR="0096424C">
        <w:t>Phot</w:t>
      </w:r>
      <w:r w:rsidR="00590611">
        <w:t>o</w:t>
      </w:r>
      <w:r w:rsidR="00C949C3">
        <w:t>sensor</w:t>
      </w:r>
      <w:proofErr w:type="spellEnd"/>
      <w:r w:rsidR="002F3966">
        <w:t xml:space="preserve"> (i. d. R. eine Photodiode)</w:t>
      </w:r>
      <w:r w:rsidR="0096424C">
        <w:t xml:space="preserve">. </w:t>
      </w:r>
      <w:r w:rsidR="002F3966">
        <w:t>LED</w:t>
      </w:r>
      <w:r w:rsidR="0096424C">
        <w:t xml:space="preserve"> und </w:t>
      </w:r>
      <w:r w:rsidR="00961E00">
        <w:t>PD</w:t>
      </w:r>
      <w:r w:rsidR="00AA7499">
        <w:rPr>
          <w:rStyle w:val="FootnoteReference"/>
        </w:rPr>
        <w:footnoteReference w:id="6"/>
      </w:r>
      <w:r w:rsidR="0096424C">
        <w:t xml:space="preserve"> sind</w:t>
      </w:r>
      <w:r w:rsidR="0096424C" w:rsidRPr="00B05E4A">
        <w:t xml:space="preserve"> </w:t>
      </w:r>
      <w:r w:rsidR="0096424C">
        <w:t xml:space="preserve">zueinander in einem rechten Winkel angeordnet (Abb. </w:t>
      </w:r>
      <w:r w:rsidR="000B3FD3">
        <w:t>2.</w:t>
      </w:r>
      <w:r w:rsidR="0096424C">
        <w:t>1). Das in den Lichtkegel der LED gelangende Aerosol streut das Licht, je nach Zusammensetzung unterschiedlich stark. D</w:t>
      </w:r>
      <w:r w:rsidR="00590611">
        <w:t>ie</w:t>
      </w:r>
      <w:r w:rsidR="0096424C">
        <w:t xml:space="preserve"> Photo</w:t>
      </w:r>
      <w:r w:rsidR="00590611">
        <w:t>diode</w:t>
      </w:r>
      <w:r w:rsidR="0096424C">
        <w:t xml:space="preserve"> detektiert das (in </w:t>
      </w:r>
      <w:r w:rsidR="00714C87">
        <w:t>ihre</w:t>
      </w:r>
      <w:r w:rsidR="0096424C">
        <w:t xml:space="preserve"> Richtung) gestreute Licht und wandelt die Information der Strahlungsintensität in ein elektrisch nutzbares Signal um</w:t>
      </w:r>
      <w:r w:rsidR="00071FE9">
        <w:t xml:space="preserve"> (</w:t>
      </w:r>
      <w:r w:rsidR="003D1AE7">
        <w:t>z. B.</w:t>
      </w:r>
      <w:r w:rsidR="00071FE9">
        <w:t xml:space="preserve"> </w:t>
      </w:r>
      <w:proofErr w:type="spellStart"/>
      <w:r w:rsidR="00071FE9">
        <w:t>Photostrom</w:t>
      </w:r>
      <w:proofErr w:type="spellEnd"/>
      <w:r w:rsidR="00071FE9">
        <w:t>)</w:t>
      </w:r>
      <w:r w:rsidR="0096424C">
        <w:t>.</w:t>
      </w:r>
    </w:p>
    <w:p w14:paraId="484FE175" w14:textId="77777777" w:rsidR="004879BD" w:rsidRDefault="0096424C" w:rsidP="00BF65E4">
      <w:pPr>
        <w:pStyle w:val="Grafik"/>
      </w:pPr>
      <w:r>
        <w:drawing>
          <wp:inline distT="0" distB="0" distL="0" distR="0" wp14:anchorId="7EEF57EC" wp14:editId="3F0CEAC7">
            <wp:extent cx="5400040" cy="14566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zipRauchmelder.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456690"/>
                    </a:xfrm>
                    <a:prstGeom prst="rect">
                      <a:avLst/>
                    </a:prstGeom>
                  </pic:spPr>
                </pic:pic>
              </a:graphicData>
            </a:graphic>
          </wp:inline>
        </w:drawing>
      </w:r>
    </w:p>
    <w:p w14:paraId="0F097804" w14:textId="2DB21B53" w:rsidR="0096424C" w:rsidRDefault="004879BD" w:rsidP="004879BD">
      <w:pPr>
        <w:pStyle w:val="1ZGrafikunterschrift"/>
      </w:pPr>
      <w:bookmarkStart w:id="24" w:name="_Toc37834673"/>
      <w:r>
        <w:t xml:space="preserve">Abbildung </w:t>
      </w:r>
      <w:fldSimple w:instr=" STYLEREF 1 \s ">
        <w:r>
          <w:rPr>
            <w:noProof/>
          </w:rPr>
          <w:t>2</w:t>
        </w:r>
      </w:fldSimple>
      <w:r>
        <w:t>.</w:t>
      </w:r>
      <w:fldSimple w:instr=" SEQ Abbildung \* ARABIC \s 1 ">
        <w:r>
          <w:rPr>
            <w:noProof/>
          </w:rPr>
          <w:t>1</w:t>
        </w:r>
      </w:fldSimple>
      <w:r>
        <w:t>:</w:t>
      </w:r>
      <w:r w:rsidRPr="004879BD">
        <w:t xml:space="preserve"> </w:t>
      </w:r>
      <w:r w:rsidRPr="00CD01A2">
        <w:t>Prinzip eines Streulichtrauchmelders</w:t>
      </w:r>
      <w:sdt>
        <w:sdtPr>
          <w:id w:val="-1344394337"/>
          <w:citation/>
        </w:sdtPr>
        <w:sdtContent>
          <w:r w:rsidRPr="00CD01A2">
            <w:fldChar w:fldCharType="begin"/>
          </w:r>
          <w:r w:rsidRPr="00CD01A2">
            <w:instrText xml:space="preserve"> CITATION Trä14 \l 1031 </w:instrText>
          </w:r>
          <w:r w:rsidRPr="00CD01A2">
            <w:fldChar w:fldCharType="separate"/>
          </w:r>
          <w:r w:rsidR="004E4369">
            <w:rPr>
              <w:noProof/>
            </w:rPr>
            <w:t xml:space="preserve"> [1]</w:t>
          </w:r>
          <w:r w:rsidRPr="00CD01A2">
            <w:fldChar w:fldCharType="end"/>
          </w:r>
        </w:sdtContent>
      </w:sdt>
      <w:bookmarkEnd w:id="24"/>
    </w:p>
    <w:p w14:paraId="3A65E661" w14:textId="77777777" w:rsidR="0096424C" w:rsidRDefault="0096424C" w:rsidP="00C304B7">
      <w:pPr>
        <w:pStyle w:val="Flietext"/>
      </w:pPr>
      <w:r>
        <w:t>Damit Störsignale wie reflektiertes Licht oder Umgebungslicht einen möglichst geringen Einfluss auf das zu detektierende Signal nehmen, ist die Messanordnung in einer abgedunkelten Kammer, die im Bereich der Wellenlänge der LED einen geringen Reflexionskoeffizienten aufweist,</w:t>
      </w:r>
      <w:r w:rsidRPr="00A12AE1">
        <w:t xml:space="preserve"> </w:t>
      </w:r>
      <w:r>
        <w:t xml:space="preserve">zu installieren. Neben fremd eingestrahltem und ungewollt reflektiertem Licht können zudem auch andere Störgrößen auftreten. Es gibt eine Vielzahl an Aerosolen, für die ein Streulichtrauchmelder ebenfalls sensitiv ist. So können beispielsweiße durch Wasserdampf oder Staubeinlagerungen Falschmeldungen ausgelöst werden. </w:t>
      </w:r>
    </w:p>
    <w:p w14:paraId="7D8061CD" w14:textId="77777777" w:rsidR="00381FF5" w:rsidRDefault="0096424C" w:rsidP="00C304B7">
      <w:pPr>
        <w:pStyle w:val="Flietext"/>
      </w:pPr>
      <w:r>
        <w:lastRenderedPageBreak/>
        <w:t xml:space="preserve">Von außen betrachtet arbeitet ein Rauchmelder nach dem Prinzip eines Grenzwertschalters, d. h. er sendet lediglich zwei Signalzustände: Grenzwert überschritten oder Grenzwert nicht überschritten. Interne Kalkulationen, Filter oder Ruhewertnachführungen werden bei dieser Betrachtungsweise nicht berücksichtigt. </w:t>
      </w:r>
    </w:p>
    <w:p w14:paraId="30D1B8EF" w14:textId="17193A75" w:rsidR="00E16BB2" w:rsidRDefault="001D0C4B" w:rsidP="004879BD">
      <w:pPr>
        <w:pStyle w:val="Heading2"/>
      </w:pPr>
      <w:bookmarkStart w:id="25" w:name="_Toc37841060"/>
      <w:r>
        <w:t xml:space="preserve">Eigenschaften des </w:t>
      </w:r>
      <w:r w:rsidR="00E16BB2">
        <w:t>Nephelometer</w:t>
      </w:r>
      <w:r>
        <w:t>s</w:t>
      </w:r>
      <w:bookmarkEnd w:id="25"/>
    </w:p>
    <w:p w14:paraId="7243DCB2" w14:textId="23070ECE" w:rsidR="0096424C" w:rsidRDefault="0096424C" w:rsidP="00C304B7">
      <w:pPr>
        <w:pStyle w:val="Flietext"/>
      </w:pPr>
      <w:r>
        <w:t xml:space="preserve">Um ein Aerosol näher zu untersuchen, werden die erzeugten Analogwerte der oben dargestellten Messapparatur ausgeleitet. Folglich lassen sich Messwerte in einem kontinuierlichen Wertebereich darstellen, die somit genauere Informationen über die untersuchte Suspension liefern. Ein solches Messinstrument wird als Nephelometer </w:t>
      </w:r>
      <w:r w:rsidRPr="00543690">
        <w:t>bezeichnet</w:t>
      </w:r>
      <w:r>
        <w:t xml:space="preserve">. </w:t>
      </w:r>
      <w:r w:rsidR="00091343">
        <w:t>Es ermöglicht</w:t>
      </w:r>
      <w:r>
        <w:t xml:space="preserve"> die Anzahl der Partikel </w:t>
      </w:r>
      <m:oMath>
        <m:r>
          <w:rPr>
            <w:rFonts w:ascii="Cambria Math" w:hAnsi="Cambria Math"/>
          </w:rPr>
          <m:t>n</m:t>
        </m:r>
      </m:oMath>
      <w:r>
        <w:t xml:space="preserve">, sowie deren Durchmesser </w:t>
      </w:r>
      <m:oMath>
        <m:r>
          <w:rPr>
            <w:rFonts w:ascii="Cambria Math" w:hAnsi="Cambria Math"/>
          </w:rPr>
          <m:t>d</m:t>
        </m:r>
      </m:oMath>
      <w:r>
        <w:t xml:space="preserve"> zu bestimmen. Des </w:t>
      </w:r>
      <w:proofErr w:type="spellStart"/>
      <w:r>
        <w:t>Weiteren</w:t>
      </w:r>
      <w:proofErr w:type="spellEnd"/>
      <w:r>
        <w:t xml:space="preserve"> kann </w:t>
      </w:r>
      <w:r w:rsidRPr="00543690">
        <w:t>indirekt</w:t>
      </w:r>
      <w:r>
        <w:t xml:space="preserve">, über die Anzahl der Partikel, die Dämpfung von Licht der verwendeten Wellenlänge </w:t>
      </w:r>
      <m:oMath>
        <m:r>
          <w:rPr>
            <w:rFonts w:ascii="Cambria Math" w:hAnsi="Cambria Math"/>
          </w:rPr>
          <m:t>λ</m:t>
        </m:r>
      </m:oMath>
      <w:r>
        <w:t xml:space="preserve"> bestimmt werden. Exemplarisch ergeben sich die entsprechenden Verhältnismäßigkeiten aus Gleichung</w:t>
      </w:r>
      <w:r w:rsidR="003F5C5B">
        <w:t> </w:t>
      </w:r>
      <w:r>
        <w:t xml:space="preserve">1 </w:t>
      </w:r>
      <w:r w:rsidR="003F5C5B">
        <w:br/>
      </w:r>
      <w:r>
        <w:t>(Rayleigh-Gleichung):</w:t>
      </w:r>
    </w:p>
    <w:tbl>
      <w:tblPr>
        <w:tblStyle w:val="FormelTabelle"/>
        <w:tblW w:w="8642" w:type="dxa"/>
        <w:tblLook w:val="04A0" w:firstRow="1" w:lastRow="0" w:firstColumn="1" w:lastColumn="0" w:noHBand="0" w:noVBand="1"/>
      </w:tblPr>
      <w:tblGrid>
        <w:gridCol w:w="1434"/>
        <w:gridCol w:w="5773"/>
        <w:gridCol w:w="1435"/>
      </w:tblGrid>
      <w:tr w:rsidR="0096424C" w14:paraId="1DF32B71" w14:textId="77777777" w:rsidTr="00615752">
        <w:tc>
          <w:tcPr>
            <w:tcW w:w="1409" w:type="dxa"/>
          </w:tcPr>
          <w:p w14:paraId="3076811E" w14:textId="77777777" w:rsidR="0096424C" w:rsidRDefault="0096424C" w:rsidP="00C304B7">
            <w:pPr>
              <w:pStyle w:val="Flietext"/>
            </w:pPr>
          </w:p>
        </w:tc>
        <w:tc>
          <w:tcPr>
            <w:tcW w:w="5670" w:type="dxa"/>
          </w:tcPr>
          <w:p w14:paraId="4D441777" w14:textId="37EE2031" w:rsidR="0096424C" w:rsidRDefault="0096424C" w:rsidP="002658A7">
            <w:pPr>
              <w:pStyle w:val="Formel"/>
            </w:pPr>
            <m:oMathPara>
              <m:oMath>
                <m:r>
                  <m:t>I~</m:t>
                </m:r>
                <m:sSub>
                  <m:sSubPr>
                    <m:ctrlPr/>
                  </m:sSubPr>
                  <m:e>
                    <m:r>
                      <m:t>I</m:t>
                    </m:r>
                  </m:e>
                  <m:sub>
                    <m:r>
                      <m:t>0</m:t>
                    </m:r>
                  </m:sub>
                </m:sSub>
                <m:r>
                  <m:t>∙</m:t>
                </m:r>
                <m:f>
                  <m:fPr>
                    <m:ctrlPr/>
                  </m:fPr>
                  <m:num>
                    <m:r>
                      <m:t>n∙</m:t>
                    </m:r>
                    <m:sSup>
                      <m:sSupPr>
                        <m:ctrlPr/>
                      </m:sSupPr>
                      <m:e>
                        <m:r>
                          <m:t>d</m:t>
                        </m:r>
                      </m:e>
                      <m:sup>
                        <m:r>
                          <m:t>6</m:t>
                        </m:r>
                      </m:sup>
                    </m:sSup>
                  </m:num>
                  <m:den>
                    <m:sSup>
                      <m:sSupPr>
                        <m:ctrlPr/>
                      </m:sSupPr>
                      <m:e>
                        <m:r>
                          <m:t>r</m:t>
                        </m:r>
                      </m:e>
                      <m:sup>
                        <m:r>
                          <m:t>2</m:t>
                        </m:r>
                      </m:sup>
                    </m:sSup>
                    <m:r>
                      <m:t>∙</m:t>
                    </m:r>
                    <m:sSup>
                      <m:sSupPr>
                        <m:ctrlPr/>
                      </m:sSupPr>
                      <m:e>
                        <m:r>
                          <m:t>λ</m:t>
                        </m:r>
                      </m:e>
                      <m:sup>
                        <m:r>
                          <m:t>4</m:t>
                        </m:r>
                      </m:sup>
                    </m:sSup>
                  </m:den>
                </m:f>
              </m:oMath>
            </m:oMathPara>
          </w:p>
        </w:tc>
        <w:tc>
          <w:tcPr>
            <w:tcW w:w="1409" w:type="dxa"/>
          </w:tcPr>
          <w:p w14:paraId="48451994" w14:textId="1BBB1A5C" w:rsidR="0096424C" w:rsidRDefault="0096424C" w:rsidP="00C304B7">
            <w:pPr>
              <w:pStyle w:val="FormelNummer"/>
            </w:pPr>
            <w:r>
              <w:t>(</w:t>
            </w:r>
            <w:fldSimple w:instr=" SEQ Formel \* ARABIC ">
              <w:r w:rsidR="001156A4">
                <w:rPr>
                  <w:noProof/>
                </w:rPr>
                <w:t>1</w:t>
              </w:r>
            </w:fldSimple>
            <w:r>
              <w:t>)</w:t>
            </w:r>
          </w:p>
        </w:tc>
      </w:tr>
    </w:tbl>
    <w:p w14:paraId="0BC3D099" w14:textId="722637CC" w:rsidR="0092507A" w:rsidRDefault="0096424C" w:rsidP="00C304B7">
      <w:pPr>
        <w:pStyle w:val="Flietext"/>
      </w:pPr>
      <w:r>
        <w:t xml:space="preserve">Mit der gestreuten Lichtintensität </w:t>
      </w:r>
      <m:oMath>
        <m:r>
          <w:rPr>
            <w:rFonts w:ascii="Cambria Math" w:hAnsi="Cambria Math"/>
          </w:rPr>
          <m:t>I</m:t>
        </m:r>
      </m:oMath>
      <w:r>
        <w:t xml:space="preserve">, der einfallenden Strahlung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und </w:t>
      </w:r>
      <m:oMath>
        <m:r>
          <w:rPr>
            <w:rFonts w:ascii="Cambria Math" w:hAnsi="Cambria Math"/>
          </w:rPr>
          <m:t>r</m:t>
        </m:r>
      </m:oMath>
      <w:r>
        <w:t xml:space="preserve"> dem Abstand zum beleuchteten Volumenelement. </w:t>
      </w:r>
      <w:r w:rsidR="00AF04BA" w:rsidRPr="00AF04BA">
        <w:t xml:space="preserve">Bei der Charakterisierung eines Aerosols mittels Nephelometer geht man davon aus, dass die Intensität des gestreuten Lichts konstant bleibt oder stetig ansteigt. </w:t>
      </w:r>
    </w:p>
    <w:p w14:paraId="3F37927B" w14:textId="3DE458B2" w:rsidR="0092507A" w:rsidRDefault="00577EF6" w:rsidP="004879BD">
      <w:pPr>
        <w:pStyle w:val="Heading3"/>
      </w:pPr>
      <w:bookmarkStart w:id="26" w:name="_Toc37841061"/>
      <w:r>
        <w:t>Integration über die Zeit</w:t>
      </w:r>
      <w:bookmarkEnd w:id="26"/>
    </w:p>
    <w:p w14:paraId="294360F0" w14:textId="7BA0E935" w:rsidR="000B7976" w:rsidRDefault="00AF04BA" w:rsidP="00C304B7">
      <w:pPr>
        <w:pStyle w:val="Flietext"/>
      </w:pPr>
      <w:r w:rsidRPr="00AF04BA">
        <w:t xml:space="preserve">Signalspitzen, die über einen kurzen Zeitraum auftreten, sind demnach als Störgrößen zu werten. Sie können </w:t>
      </w:r>
      <w:r w:rsidR="001C09BC">
        <w:t>beispielsweise</w:t>
      </w:r>
      <w:r w:rsidRPr="00AF04BA">
        <w:t xml:space="preserve"> durch einen Fremdkörper, der in den Probenraum eindringt oder durch eine inhomogene Verteilung der Partikel </w:t>
      </w:r>
      <w:r w:rsidR="007B16EF">
        <w:t>i</w:t>
      </w:r>
      <w:r w:rsidRPr="00AF04BA">
        <w:t>m Aerosol hervorgerufen werden.</w:t>
      </w:r>
      <w:r w:rsidR="00090BBC">
        <w:t xml:space="preserve"> </w:t>
      </w:r>
      <w:r w:rsidR="005A743A">
        <w:t xml:space="preserve">Um diesen </w:t>
      </w:r>
      <w:r w:rsidR="00620696">
        <w:t xml:space="preserve">Einfluss der Störgrößen zu kompensieren </w:t>
      </w:r>
      <w:r w:rsidR="0057060D">
        <w:t xml:space="preserve">kann zum einen </w:t>
      </w:r>
      <w:r w:rsidR="00CE2CAA">
        <w:t xml:space="preserve">das </w:t>
      </w:r>
      <w:r w:rsidR="00C03E8F">
        <w:t>Mes</w:t>
      </w:r>
      <w:r w:rsidR="00CE2CAA">
        <w:t xml:space="preserve">ssignal </w:t>
      </w:r>
      <w:r w:rsidR="002C1942">
        <w:t>numerisch aufbereitet werden</w:t>
      </w:r>
      <w:r w:rsidR="00256D9C">
        <w:t>. Das heißt, da</w:t>
      </w:r>
      <w:r w:rsidR="00665E67">
        <w:t>ss etwaige Signalspitzen d</w:t>
      </w:r>
      <w:r w:rsidR="001F07AB">
        <w:t xml:space="preserve">urch den Einsatz entsprechender Algorithmik </w:t>
      </w:r>
      <w:r w:rsidR="00410941">
        <w:t>„herau</w:t>
      </w:r>
      <w:r w:rsidR="00123F62">
        <w:t>s</w:t>
      </w:r>
      <w:r w:rsidR="00410941">
        <w:t xml:space="preserve">gerechnet“ </w:t>
      </w:r>
      <w:r w:rsidR="00410941">
        <w:lastRenderedPageBreak/>
        <w:t>w</w:t>
      </w:r>
      <w:r w:rsidR="00CA2FD6">
        <w:t>erden</w:t>
      </w:r>
      <w:r w:rsidR="00410941">
        <w:t>.</w:t>
      </w:r>
      <w:r w:rsidR="00CA2FD6">
        <w:t xml:space="preserve"> </w:t>
      </w:r>
      <w:r w:rsidR="007848AA">
        <w:t>D</w:t>
      </w:r>
      <w:r w:rsidR="00475FDC">
        <w:t xml:space="preserve">urch diese Methode lässt sich </w:t>
      </w:r>
      <w:r w:rsidR="00654EAB">
        <w:t xml:space="preserve">der Einfluss der Störgrößen </w:t>
      </w:r>
      <w:r w:rsidR="007D729B">
        <w:t>nahezu vollständig kompensieren</w:t>
      </w:r>
      <w:r w:rsidR="00E9190C">
        <w:t>.</w:t>
      </w:r>
      <w:r w:rsidR="007D729B">
        <w:t xml:space="preserve"> </w:t>
      </w:r>
      <w:r w:rsidR="00E9190C">
        <w:t>A</w:t>
      </w:r>
      <w:r w:rsidR="007D729B">
        <w:t xml:space="preserve">llerdings wird </w:t>
      </w:r>
      <w:r w:rsidR="00EC6B32">
        <w:t xml:space="preserve">durch </w:t>
      </w:r>
      <w:r w:rsidR="00D92E12">
        <w:t xml:space="preserve">entsprechende Berechnungen </w:t>
      </w:r>
      <w:r w:rsidR="00507860">
        <w:t>zusätzlich</w:t>
      </w:r>
      <w:r w:rsidR="007D729B">
        <w:t xml:space="preserve"> ei</w:t>
      </w:r>
      <w:r w:rsidR="0019145B">
        <w:t xml:space="preserve">ne leistungsstarke Berechnungseinheit </w:t>
      </w:r>
      <w:r w:rsidR="00AA20AC">
        <w:t xml:space="preserve">nötig, die den Aufbau des Nephelometers komplexer macht. </w:t>
      </w:r>
      <w:r w:rsidR="00AB6AB4">
        <w:t xml:space="preserve">Darüber hinaus </w:t>
      </w:r>
      <w:r w:rsidR="00F70081">
        <w:t xml:space="preserve">besteht die Möglichkeit, dass </w:t>
      </w:r>
      <w:r w:rsidR="00BA4106">
        <w:t>Teile des Messsignals fälschlicher</w:t>
      </w:r>
      <w:ins w:id="27" w:author="Jonatan Stock" w:date="2020-04-15T08:06:00Z">
        <w:r w:rsidR="00276283">
          <w:t>w</w:t>
        </w:r>
      </w:ins>
      <w:commentRangeStart w:id="28"/>
      <w:del w:id="29" w:author="Jonatan Stock" w:date="2020-04-15T08:06:00Z">
        <w:r w:rsidR="00BA4106">
          <w:delText xml:space="preserve"> W</w:delText>
        </w:r>
      </w:del>
      <w:r w:rsidR="00BA4106">
        <w:t xml:space="preserve">eise </w:t>
      </w:r>
      <w:commentRangeEnd w:id="28"/>
      <w:r w:rsidR="00123F62">
        <w:rPr>
          <w:rStyle w:val="CommentReference"/>
          <w:color w:val="auto"/>
        </w:rPr>
        <w:commentReference w:id="28"/>
      </w:r>
      <w:r w:rsidR="00BA4106">
        <w:t>als Störsignale erkannt</w:t>
      </w:r>
      <w:r w:rsidR="003D2F65">
        <w:t xml:space="preserve"> werden</w:t>
      </w:r>
      <w:r w:rsidR="00C03E8F">
        <w:t xml:space="preserve"> und somit das Ausgangssignal verfälscht wird.</w:t>
      </w:r>
      <w:r w:rsidR="00CE2CAA">
        <w:t xml:space="preserve"> </w:t>
      </w:r>
      <w:r w:rsidR="009633EE">
        <w:t xml:space="preserve">Zum anderen </w:t>
      </w:r>
      <w:r w:rsidR="00BD3EDA">
        <w:t xml:space="preserve">kann das Messsignal über eine bestimmte Zeit </w:t>
      </w:r>
      <w:r w:rsidR="00F84D17">
        <w:t>integriert werden</w:t>
      </w:r>
      <w:r w:rsidR="0002693A">
        <w:t xml:space="preserve">. Somit wird ein kontinuierlicher Mittelwert über die Integrationszeit </w:t>
      </w:r>
      <w:r w:rsidR="00E069D9">
        <w:t xml:space="preserve">ermittelt. </w:t>
      </w:r>
      <w:r w:rsidR="006415B5">
        <w:t>Folglich</w:t>
      </w:r>
      <w:r w:rsidR="00FF74B4">
        <w:t xml:space="preserve"> hat eine Signalspitze umso weniger Einfluss auf den Messwert, je </w:t>
      </w:r>
      <w:r w:rsidR="009D39A3">
        <w:t xml:space="preserve">größer die Integrationszeit ist. </w:t>
      </w:r>
      <w:r w:rsidR="00667DCF">
        <w:t xml:space="preserve">Der Umkehrschluss ist, dass mit steigender Integrationszeit die Zeitliche Auslösung </w:t>
      </w:r>
      <w:r w:rsidR="00E54953">
        <w:t>des Messinstruments sinkt.</w:t>
      </w:r>
      <w:r w:rsidR="00645777">
        <w:t xml:space="preserve"> Vorteil dieser Messmethode ist, dass </w:t>
      </w:r>
      <w:r w:rsidR="00D922CE">
        <w:t>jeder Teil des Signals (auch Störgrößen) einen Beitrag zum Messsignal liefern.</w:t>
      </w:r>
      <w:r w:rsidR="004226F6">
        <w:t xml:space="preserve"> </w:t>
      </w:r>
      <w:r w:rsidR="00345861">
        <w:t xml:space="preserve">Sogenannte </w:t>
      </w:r>
      <w:proofErr w:type="spellStart"/>
      <w:r w:rsidR="00CF0A89">
        <w:t>f</w:t>
      </w:r>
      <w:r w:rsidR="00345861">
        <w:t>a</w:t>
      </w:r>
      <w:r w:rsidR="00CF0A89">
        <w:t>l</w:t>
      </w:r>
      <w:r w:rsidR="00345861">
        <w:t>se</w:t>
      </w:r>
      <w:proofErr w:type="spellEnd"/>
      <w:r w:rsidR="00CF0A89">
        <w:t xml:space="preserve"> negatives</w:t>
      </w:r>
      <w:r w:rsidR="00CF0A89">
        <w:rPr>
          <w:rStyle w:val="FootnoteReference"/>
        </w:rPr>
        <w:footnoteReference w:id="7"/>
      </w:r>
      <w:r w:rsidR="00CF0A89">
        <w:t xml:space="preserve"> sind dadurch ausgeschlossen</w:t>
      </w:r>
      <w:r w:rsidR="00CD71E4">
        <w:t>.</w:t>
      </w:r>
      <w:r w:rsidR="00035C03">
        <w:t xml:space="preserve"> Prinzipiell kann eine Signalintegration </w:t>
      </w:r>
      <w:r w:rsidR="00E934F9">
        <w:t xml:space="preserve">numerisch oder elektrisch erfolgen. </w:t>
      </w:r>
      <w:r w:rsidR="00CF102E">
        <w:t xml:space="preserve">Bei der elektrischen Integration wird eine Kapazität </w:t>
      </w:r>
      <w:r w:rsidR="00742D2D">
        <w:t>über die Dauer der Integrationszeit</w:t>
      </w:r>
      <w:r w:rsidR="00CF0A89">
        <w:t xml:space="preserve"> </w:t>
      </w:r>
      <w:r w:rsidR="0012198C">
        <w:t xml:space="preserve">geladen. Die nach Ablauf der Integrationszeit anliegende Spannung </w:t>
      </w:r>
      <w:r w:rsidR="0074314A">
        <w:t>wird gemessen und ausgewertet.</w:t>
      </w:r>
    </w:p>
    <w:p w14:paraId="769318FF" w14:textId="1CEC1DE3" w:rsidR="001B2B9A" w:rsidRDefault="001B2B9A" w:rsidP="00C304B7">
      <w:pPr>
        <w:pStyle w:val="Flietext"/>
      </w:pPr>
      <w:r>
        <w:t xml:space="preserve">Die gemessene momentane Dichte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des </w:t>
      </w:r>
      <w:r>
        <w:t xml:space="preserve">Aerosols in der Dunkelkammer, die durch diese LED-PD-Anordnung aufgenommen werden kann, ist eine Zufallsvariable mit starker Varianz. Für die Dämpfung, die mit dem Nephelometer bestimmt werden soll, ist dieses Signal zu stark verrauscht. Hier ist deutlich interessanter, was der momentane Mittelwert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 xml:space="preserve"> der gemessenen Dichte im Zeitraum </w:t>
      </w:r>
      <m:oMath>
        <m:r>
          <w:rPr>
            <w:rFonts w:ascii="Cambria Math" w:hAnsi="Cambria Math"/>
          </w:rPr>
          <m:t>t-T</m:t>
        </m:r>
      </m:oMath>
      <w:r>
        <w:rPr>
          <w:rFonts w:eastAsiaTheme="minorEastAsia"/>
        </w:rPr>
        <w:t xml:space="preserve"> bis </w:t>
      </w:r>
      <m:oMath>
        <m:r>
          <w:rPr>
            <w:rFonts w:ascii="Cambria Math" w:eastAsiaTheme="minorEastAsia" w:hAnsi="Cambria Math"/>
          </w:rPr>
          <m:t>t</m:t>
        </m:r>
      </m:oMath>
      <w:r>
        <w:t xml:space="preserve"> ist, wobei man ein geeignetes </w:t>
      </w:r>
      <m:oMath>
        <m:r>
          <w:rPr>
            <w:rFonts w:ascii="Cambria Math" w:hAnsi="Cambria Math"/>
          </w:rPr>
          <m:t>T</m:t>
        </m:r>
      </m:oMath>
      <w:r>
        <w:rPr>
          <w:rFonts w:eastAsiaTheme="minorEastAsia"/>
        </w:rPr>
        <w:t xml:space="preserve"> finden muss</w:t>
      </w:r>
      <w:r>
        <w:t xml:space="preserve">. Man könnte diesen Mittelwert bilden, indem man das Ausgangssignal der PD kontinuierlich in Intervallen der Periodendauer </w:t>
      </w:r>
      <m:oMath>
        <m:r>
          <w:rPr>
            <w:rFonts w:ascii="Cambria Math" w:hAnsi="Cambria Math"/>
          </w:rPr>
          <m:t>∆t</m:t>
        </m:r>
      </m:oMath>
      <w:r>
        <w:rPr>
          <w:rFonts w:eastAsiaTheme="minorEastAsia"/>
        </w:rPr>
        <w:t xml:space="preserve"> </w:t>
      </w:r>
      <w:r>
        <w:t xml:space="preserve">abfragt und numerisch einen Mittelwert über </w:t>
      </w:r>
      <m:oMath>
        <m:r>
          <w:rPr>
            <w:rFonts w:ascii="Cambria Math" w:hAnsi="Cambria Math"/>
          </w:rPr>
          <m:t>N=</m:t>
        </m:r>
        <m:f>
          <m:fPr>
            <m:ctrlPr>
              <w:rPr>
                <w:rFonts w:ascii="Cambria Math" w:hAnsi="Cambria Math"/>
                <w:i/>
              </w:rPr>
            </m:ctrlPr>
          </m:fPr>
          <m:num>
            <m:r>
              <w:rPr>
                <w:rFonts w:ascii="Cambria Math" w:hAnsi="Cambria Math"/>
              </w:rPr>
              <m:t>T</m:t>
            </m:r>
          </m:num>
          <m:den>
            <m:r>
              <w:rPr>
                <w:rFonts w:ascii="Cambria Math" w:hAnsi="Cambria Math"/>
              </w:rPr>
              <m:t>∆t</m:t>
            </m:r>
          </m:den>
        </m:f>
      </m:oMath>
      <w:r>
        <w:t xml:space="preserve"> Werte berechnet. Dann würde gelten: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3"/>
        <w:gridCol w:w="2891"/>
        <w:gridCol w:w="2820"/>
      </w:tblGrid>
      <w:tr w:rsidR="001B2B9A" w14:paraId="0F7DF83F" w14:textId="77777777" w:rsidTr="00B97468">
        <w:tc>
          <w:tcPr>
            <w:tcW w:w="3020" w:type="dxa"/>
            <w:shd w:val="clear" w:color="auto" w:fill="auto"/>
          </w:tcPr>
          <w:p w14:paraId="0432DD4F" w14:textId="77777777" w:rsidR="001B2B9A" w:rsidRDefault="001B2B9A" w:rsidP="00B97468">
            <w:pPr>
              <w:jc w:val="right"/>
            </w:pPr>
          </w:p>
        </w:tc>
        <w:tc>
          <w:tcPr>
            <w:tcW w:w="3021" w:type="dxa"/>
            <w:shd w:val="clear" w:color="auto" w:fill="auto"/>
          </w:tcPr>
          <w:p w14:paraId="2E60DE1E" w14:textId="77777777" w:rsidR="001B2B9A" w:rsidRDefault="00182654" w:rsidP="002658A7">
            <w:pPr>
              <w:pStyle w:val="Formel"/>
            </w:pPr>
            <m:oMathPara>
              <m:oMath>
                <m:acc>
                  <m:accPr>
                    <m:chr m:val="̅"/>
                    <m:ctrlPr/>
                  </m:accPr>
                  <m:e>
                    <m:r>
                      <m:t>x</m:t>
                    </m:r>
                  </m:e>
                </m:acc>
                <m:d>
                  <m:dPr>
                    <m:ctrlPr/>
                  </m:dPr>
                  <m:e>
                    <m:r>
                      <m:t>t</m:t>
                    </m:r>
                  </m:e>
                </m:d>
                <m:r>
                  <m:t>=</m:t>
                </m:r>
                <m:f>
                  <m:fPr>
                    <m:ctrlPr/>
                  </m:fPr>
                  <m:num>
                    <m:r>
                      <m:t>1</m:t>
                    </m:r>
                  </m:num>
                  <m:den>
                    <m:r>
                      <m:t>N</m:t>
                    </m:r>
                  </m:den>
                </m:f>
                <m:nary>
                  <m:naryPr>
                    <m:chr m:val="∑"/>
                    <m:limLoc m:val="undOvr"/>
                    <m:ctrlPr/>
                  </m:naryPr>
                  <m:sub>
                    <m:r>
                      <m:t>i=0</m:t>
                    </m:r>
                  </m:sub>
                  <m:sup>
                    <m:r>
                      <m:t>N-1</m:t>
                    </m:r>
                  </m:sup>
                  <m:e>
                    <m:r>
                      <m:t>x(t-i∆t)</m:t>
                    </m:r>
                  </m:e>
                </m:nary>
                <m:r>
                  <m:t>.</m:t>
                </m:r>
              </m:oMath>
            </m:oMathPara>
          </w:p>
        </w:tc>
        <w:tc>
          <w:tcPr>
            <w:tcW w:w="3021" w:type="dxa"/>
            <w:shd w:val="clear" w:color="auto" w:fill="auto"/>
            <w:vAlign w:val="center"/>
          </w:tcPr>
          <w:p w14:paraId="5535E423" w14:textId="3E800226" w:rsidR="001B2B9A" w:rsidRDefault="00AE6B89" w:rsidP="00C304B7">
            <w:pPr>
              <w:pStyle w:val="FormelNummer"/>
            </w:pPr>
            <w:r>
              <w:t>(</w:t>
            </w:r>
            <w:fldSimple w:instr=" SEQ Formel \* ARABIC ">
              <w:r w:rsidR="001156A4">
                <w:rPr>
                  <w:noProof/>
                </w:rPr>
                <w:t>2</w:t>
              </w:r>
            </w:fldSimple>
            <w:r>
              <w:t>)</w:t>
            </w:r>
          </w:p>
        </w:tc>
      </w:tr>
    </w:tbl>
    <w:p w14:paraId="6EA94115" w14:textId="77777777" w:rsidR="001B2B9A" w:rsidRDefault="001B2B9A" w:rsidP="00C304B7">
      <w:pPr>
        <w:pStyle w:val="Flietext"/>
      </w:pPr>
      <w:r>
        <w:lastRenderedPageBreak/>
        <w:t>Da die genaue physikalische Abhängigkeit zwischen tatsächlicher Partikeldichte und gemessener Ausgansspannung nicht bekannt ist, spielen genauen Spannungswerte hierbei keine wichtige Rolle. Deshalb kommt es auf einen konstanten Faktor nicht an und bei der obigen Rechnung kann man sich den Faktor</w:t>
      </w: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sparen, sodass man nur die Summe der </w:t>
      </w:r>
      <m:oMath>
        <m:r>
          <w:rPr>
            <w:rFonts w:ascii="Cambria Math" w:eastAsiaTheme="minorEastAsia" w:hAnsi="Cambria Math"/>
          </w:rPr>
          <m:t>N</m:t>
        </m:r>
      </m:oMath>
      <w:r>
        <w:rPr>
          <w:rFonts w:eastAsiaTheme="minorEastAsia"/>
        </w:rPr>
        <w:t xml:space="preserve"> gemessenen Spannungen berechnet, die dieselbe Information wie der Mittelwert enthält. </w:t>
      </w:r>
    </w:p>
    <w:p w14:paraId="03A36B33" w14:textId="25BE90C1" w:rsidR="00D130FB" w:rsidRDefault="001B2B9A" w:rsidP="00C304B7">
      <w:pPr>
        <w:pStyle w:val="Flietext"/>
      </w:pPr>
      <w:r>
        <w:t xml:space="preserve">Eine Alternative zu dieser digitalen Berechnung ist die Verwendung eines analogen Integrators. In der Berechnung des Mittelwerts hat dies den Effekt, dass die Zeit </w:t>
      </w:r>
      <m:oMath>
        <m:r>
          <w:rPr>
            <w:rFonts w:ascii="Cambria Math" w:hAnsi="Cambria Math"/>
          </w:rPr>
          <m:t>∆t</m:t>
        </m:r>
      </m:oMath>
      <w:r>
        <w:rPr>
          <w:rFonts w:eastAsiaTheme="minorEastAsia"/>
        </w:rPr>
        <w:t xml:space="preserve"> </w:t>
      </w:r>
      <w:r>
        <w:t>zwischen zwei Messungen gegen 0 geht:</w:t>
      </w:r>
    </w:p>
    <w:tbl>
      <w:tblPr>
        <w:tblStyle w:val="FormelTabelle"/>
        <w:tblW w:w="0" w:type="auto"/>
        <w:tblLayout w:type="fixed"/>
        <w:tblLook w:val="04A0" w:firstRow="1" w:lastRow="0" w:firstColumn="1" w:lastColumn="0" w:noHBand="0" w:noVBand="1"/>
      </w:tblPr>
      <w:tblGrid>
        <w:gridCol w:w="1409"/>
        <w:gridCol w:w="5670"/>
        <w:gridCol w:w="1409"/>
      </w:tblGrid>
      <w:tr w:rsidR="000C159F" w14:paraId="772E3EEF" w14:textId="77777777" w:rsidTr="00903422">
        <w:tc>
          <w:tcPr>
            <w:tcW w:w="1409" w:type="dxa"/>
          </w:tcPr>
          <w:p w14:paraId="515BA090" w14:textId="77777777" w:rsidR="000C159F" w:rsidRDefault="000C159F" w:rsidP="00C304B7">
            <w:pPr>
              <w:pStyle w:val="Flietext"/>
            </w:pPr>
          </w:p>
        </w:tc>
        <w:tc>
          <w:tcPr>
            <w:tcW w:w="5670" w:type="dxa"/>
          </w:tcPr>
          <w:p w14:paraId="432B9771" w14:textId="3F910D10" w:rsidR="000C159F" w:rsidRDefault="00182654" w:rsidP="002658A7">
            <w:pPr>
              <w:pStyle w:val="Formel"/>
            </w:pPr>
            <m:oMathPara>
              <m:oMath>
                <m:func>
                  <m:funcPr>
                    <m:ctrlPr/>
                  </m:funcPr>
                  <m:fName>
                    <m:limLow>
                      <m:limLowPr>
                        <m:ctrlPr/>
                      </m:limLowPr>
                      <m:e>
                        <m:r>
                          <m:t>lim</m:t>
                        </m:r>
                      </m:e>
                      <m:lim>
                        <m:r>
                          <m:t>∆t→0</m:t>
                        </m:r>
                      </m:lim>
                    </m:limLow>
                  </m:fName>
                  <m:e>
                    <m:acc>
                      <m:accPr>
                        <m:chr m:val="̅"/>
                        <m:ctrlPr/>
                      </m:accPr>
                      <m:e>
                        <m:r>
                          <m:t>x</m:t>
                        </m:r>
                      </m:e>
                    </m:acc>
                    <m:d>
                      <m:dPr>
                        <m:ctrlPr/>
                      </m:dPr>
                      <m:e>
                        <m:r>
                          <m:t>t</m:t>
                        </m:r>
                      </m:e>
                    </m:d>
                  </m:e>
                </m:func>
                <m:r>
                  <m:t>=</m:t>
                </m:r>
                <m:func>
                  <m:funcPr>
                    <m:ctrlPr/>
                  </m:funcPr>
                  <m:fName>
                    <m:limLow>
                      <m:limLowPr>
                        <m:ctrlPr/>
                      </m:limLowPr>
                      <m:e>
                        <m:r>
                          <m:t>lim</m:t>
                        </m:r>
                      </m:e>
                      <m:lim>
                        <m:r>
                          <m:t>∆t→0</m:t>
                        </m:r>
                      </m:lim>
                    </m:limLow>
                  </m:fName>
                  <m:e>
                    <m:f>
                      <m:fPr>
                        <m:ctrlPr/>
                      </m:fPr>
                      <m:num>
                        <m:r>
                          <m:t>1</m:t>
                        </m:r>
                      </m:num>
                      <m:den>
                        <m:r>
                          <m:t>T</m:t>
                        </m:r>
                      </m:den>
                    </m:f>
                    <m:nary>
                      <m:naryPr>
                        <m:chr m:val="∑"/>
                        <m:limLoc m:val="undOvr"/>
                        <m:ctrlPr/>
                      </m:naryPr>
                      <m:sub>
                        <m:r>
                          <m:t>i=0</m:t>
                        </m:r>
                      </m:sub>
                      <m:sup>
                        <m:f>
                          <m:fPr>
                            <m:ctrlPr/>
                          </m:fPr>
                          <m:num>
                            <m:r>
                              <m:t>T</m:t>
                            </m:r>
                          </m:num>
                          <m:den>
                            <m:r>
                              <m:t>∆t</m:t>
                            </m:r>
                          </m:den>
                        </m:f>
                      </m:sup>
                      <m:e>
                        <m:r>
                          <m:t>x</m:t>
                        </m:r>
                        <m:d>
                          <m:dPr>
                            <m:ctrlPr/>
                          </m:dPr>
                          <m:e>
                            <m:r>
                              <m:t>t-i∆t</m:t>
                            </m:r>
                          </m:e>
                        </m:d>
                        <m:r>
                          <m:t>∆t</m:t>
                        </m:r>
                      </m:e>
                    </m:nary>
                  </m:e>
                </m:func>
              </m:oMath>
            </m:oMathPara>
          </w:p>
        </w:tc>
        <w:tc>
          <w:tcPr>
            <w:tcW w:w="1409" w:type="dxa"/>
          </w:tcPr>
          <w:p w14:paraId="7A5DAFCD" w14:textId="77777777" w:rsidR="000C159F" w:rsidRDefault="000C159F" w:rsidP="00C304B7">
            <w:pPr>
              <w:pStyle w:val="Flietext"/>
            </w:pPr>
          </w:p>
        </w:tc>
      </w:tr>
      <w:tr w:rsidR="000C159F" w14:paraId="1C76674E" w14:textId="77777777" w:rsidTr="00903422">
        <w:tc>
          <w:tcPr>
            <w:tcW w:w="1409" w:type="dxa"/>
          </w:tcPr>
          <w:p w14:paraId="44315394" w14:textId="77777777" w:rsidR="000C159F" w:rsidRDefault="000C159F" w:rsidP="00C304B7">
            <w:pPr>
              <w:pStyle w:val="Flietext"/>
            </w:pPr>
          </w:p>
        </w:tc>
        <w:tc>
          <w:tcPr>
            <w:tcW w:w="5670" w:type="dxa"/>
          </w:tcPr>
          <w:p w14:paraId="33603F3D" w14:textId="1C61EEA0" w:rsidR="000C159F" w:rsidRPr="00B85474" w:rsidRDefault="00182654" w:rsidP="002658A7">
            <w:pPr>
              <w:pStyle w:val="Formel"/>
            </w:pPr>
            <m:oMathPara>
              <m:oMath>
                <m:func>
                  <m:funcPr>
                    <m:ctrlPr/>
                  </m:funcPr>
                  <m:fName>
                    <m:limLow>
                      <m:limLowPr>
                        <m:ctrlPr/>
                      </m:limLowPr>
                      <m:e>
                        <m:r>
                          <m:t>lim</m:t>
                        </m:r>
                      </m:e>
                      <m:lim>
                        <m:r>
                          <m:t>∆t→0</m:t>
                        </m:r>
                      </m:lim>
                    </m:limLow>
                  </m:fName>
                  <m:e>
                    <m:acc>
                      <m:accPr>
                        <m:chr m:val="̅"/>
                        <m:ctrlPr/>
                      </m:accPr>
                      <m:e>
                        <m:r>
                          <m:t>x</m:t>
                        </m:r>
                      </m:e>
                    </m:acc>
                    <m:d>
                      <m:dPr>
                        <m:ctrlPr/>
                      </m:dPr>
                      <m:e>
                        <m:r>
                          <m:t>t</m:t>
                        </m:r>
                      </m:e>
                    </m:d>
                  </m:e>
                </m:func>
                <m:r>
                  <m:t>=</m:t>
                </m:r>
                <m:f>
                  <m:fPr>
                    <m:ctrlPr/>
                  </m:fPr>
                  <m:num>
                    <m:r>
                      <m:t>1</m:t>
                    </m:r>
                  </m:num>
                  <m:den>
                    <m:r>
                      <m:t>T</m:t>
                    </m:r>
                  </m:den>
                </m:f>
                <m:nary>
                  <m:naryPr>
                    <m:limLoc m:val="undOvr"/>
                    <m:ctrlPr/>
                  </m:naryPr>
                  <m:sub>
                    <m:r>
                      <m:t>t-T</m:t>
                    </m:r>
                  </m:sub>
                  <m:sup>
                    <m:r>
                      <m:t>t</m:t>
                    </m:r>
                  </m:sup>
                  <m:e>
                    <m:r>
                      <m:t>x</m:t>
                    </m:r>
                    <m:d>
                      <m:dPr>
                        <m:ctrlPr/>
                      </m:dPr>
                      <m:e>
                        <m:r>
                          <m:t>τ</m:t>
                        </m:r>
                      </m:e>
                    </m:d>
                    <m:r>
                      <m:t xml:space="preserve">dτ                    </m:t>
                    </m:r>
                  </m:e>
                </m:nary>
              </m:oMath>
            </m:oMathPara>
          </w:p>
        </w:tc>
        <w:tc>
          <w:tcPr>
            <w:tcW w:w="1409" w:type="dxa"/>
          </w:tcPr>
          <w:p w14:paraId="0E66E546" w14:textId="6B2BE77D" w:rsidR="000C159F" w:rsidRDefault="00B85474" w:rsidP="00C304B7">
            <w:pPr>
              <w:pStyle w:val="FormelNummer"/>
            </w:pPr>
            <w:r>
              <w:t>(</w:t>
            </w:r>
            <w:fldSimple w:instr=" SEQ Formel \* ARABIC ">
              <w:r w:rsidR="001156A4">
                <w:rPr>
                  <w:noProof/>
                </w:rPr>
                <w:t>3</w:t>
              </w:r>
            </w:fldSimple>
            <w:r>
              <w:t>)</w:t>
            </w:r>
          </w:p>
        </w:tc>
      </w:tr>
    </w:tbl>
    <w:p w14:paraId="2315AE23" w14:textId="00EA01CF" w:rsidR="001B2B9A" w:rsidRDefault="001B2B9A" w:rsidP="00C304B7">
      <w:pPr>
        <w:pStyle w:val="Flietext"/>
      </w:pPr>
      <w:r>
        <w:t xml:space="preserve">In der oberen Grenze der Summe konnte die </w:t>
      </w:r>
      <m:oMath>
        <m:r>
          <w:rPr>
            <w:rFonts w:ascii="Cambria Math" w:hAnsi="Cambria Math"/>
          </w:rPr>
          <m:t>-1</m:t>
        </m:r>
      </m:oMath>
      <w:r>
        <w:t xml:space="preserve"> vernachlässigt werden, da </w:t>
      </w:r>
      <m:oMath>
        <m:f>
          <m:fPr>
            <m:ctrlPr>
              <w:rPr>
                <w:rFonts w:ascii="Cambria Math" w:hAnsi="Cambria Math"/>
                <w:i/>
              </w:rPr>
            </m:ctrlPr>
          </m:fPr>
          <m:num>
            <m:r>
              <w:rPr>
                <w:rFonts w:ascii="Cambria Math" w:hAnsi="Cambria Math"/>
              </w:rPr>
              <m:t>T</m:t>
            </m:r>
          </m:num>
          <m:den>
            <m:r>
              <w:rPr>
                <w:rFonts w:ascii="Cambria Math" w:hAnsi="Cambria Math"/>
              </w:rPr>
              <m:t>∆t</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∆t→0</m:t>
                </m:r>
              </m:e>
            </m:groupChr>
          </m:e>
        </m:box>
        <m:r>
          <w:rPr>
            <w:rFonts w:ascii="Cambria Math" w:hAnsi="Cambria Math"/>
          </w:rPr>
          <m:t>∞</m:t>
        </m:r>
      </m:oMath>
      <w:r>
        <w:t xml:space="preserve">. Auch hier ist aus dem oben diskutierten Grund der konstante Faktor </w:t>
      </w:r>
      <m:oMath>
        <m:f>
          <m:fPr>
            <m:ctrlPr>
              <w:rPr>
                <w:rFonts w:ascii="Cambria Math" w:hAnsi="Cambria Math"/>
                <w:i/>
              </w:rPr>
            </m:ctrlPr>
          </m:fPr>
          <m:num>
            <m:r>
              <w:rPr>
                <w:rFonts w:ascii="Cambria Math" w:hAnsi="Cambria Math"/>
              </w:rPr>
              <m:t>1</m:t>
            </m:r>
          </m:num>
          <m:den>
            <m:r>
              <w:rPr>
                <w:rFonts w:ascii="Cambria Math" w:hAnsi="Cambria Math"/>
              </w:rPr>
              <m:t>T</m:t>
            </m:r>
          </m:den>
        </m:f>
      </m:oMath>
      <w:r>
        <w:t xml:space="preserve"> uninteressant. Tatsächlich wird von der Integratorschaltung ein konstanter Faktor </w:t>
      </w:r>
      <m:oMath>
        <m:r>
          <w:rPr>
            <w:rFonts w:ascii="Cambria Math" w:hAnsi="Cambria Math"/>
          </w:rPr>
          <m:t>c</m:t>
        </m:r>
      </m:oMath>
      <w:r>
        <w:t xml:space="preserve"> dazu gefügt, der ebenso ignoriert werden kann. Von dem Integrator wird also ein Signal </w:t>
      </w:r>
      <m:oMath>
        <m:r>
          <w:rPr>
            <w:rFonts w:ascii="Cambria Math" w:hAnsi="Cambria Math"/>
          </w:rPr>
          <m:t>x(t)</m:t>
        </m:r>
      </m:oMath>
      <w:r>
        <w:t xml:space="preserve"> nach der folgenden Formel in ein Signal </w:t>
      </w:r>
      <m:oMath>
        <m:sSub>
          <m:sSubPr>
            <m:ctrlPr>
              <w:rPr>
                <w:rFonts w:ascii="Cambria Math" w:hAnsi="Cambria Math"/>
                <w:i/>
              </w:rPr>
            </m:ctrlPr>
          </m:sSubPr>
          <m:e>
            <m:r>
              <w:rPr>
                <w:rFonts w:ascii="Cambria Math" w:hAnsi="Cambria Math"/>
              </w:rPr>
              <m:t>I</m:t>
            </m:r>
          </m:e>
          <m:sub>
            <m:r>
              <w:rPr>
                <w:rFonts w:ascii="Cambria Math" w:hAnsi="Cambria Math"/>
              </w:rPr>
              <m:t>T</m:t>
            </m:r>
          </m:sub>
        </m:sSub>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oMath>
      <w:r>
        <w:t xml:space="preserve"> transformiert:</w:t>
      </w:r>
    </w:p>
    <w:tbl>
      <w:tblPr>
        <w:tblStyle w:val="FormelTabelle"/>
        <w:tblW w:w="0" w:type="auto"/>
        <w:tblLayout w:type="fixed"/>
        <w:tblLook w:val="04A0" w:firstRow="1" w:lastRow="0" w:firstColumn="1" w:lastColumn="0" w:noHBand="0" w:noVBand="1"/>
      </w:tblPr>
      <w:tblGrid>
        <w:gridCol w:w="1409"/>
        <w:gridCol w:w="5670"/>
        <w:gridCol w:w="1409"/>
      </w:tblGrid>
      <w:tr w:rsidR="00702943" w14:paraId="487BCB90" w14:textId="77777777" w:rsidTr="00702943">
        <w:tc>
          <w:tcPr>
            <w:tcW w:w="1409" w:type="dxa"/>
          </w:tcPr>
          <w:p w14:paraId="19963214" w14:textId="77777777" w:rsidR="00702943" w:rsidRDefault="00702943" w:rsidP="001B2B9A">
            <w:pPr>
              <w:spacing w:before="360"/>
              <w:rPr>
                <w:rFonts w:eastAsiaTheme="minorEastAsia"/>
              </w:rPr>
            </w:pPr>
          </w:p>
        </w:tc>
        <w:tc>
          <w:tcPr>
            <w:tcW w:w="5670" w:type="dxa"/>
          </w:tcPr>
          <w:p w14:paraId="320BED87" w14:textId="0DA39AF8" w:rsidR="00702943" w:rsidRDefault="00182654" w:rsidP="002658A7">
            <w:pPr>
              <w:pStyle w:val="Formel"/>
            </w:pPr>
            <m:oMathPara>
              <m:oMath>
                <m:sSub>
                  <m:sSubPr>
                    <m:ctrlPr/>
                  </m:sSubPr>
                  <m:e>
                    <m:r>
                      <m:t>I</m:t>
                    </m:r>
                  </m:e>
                  <m:sub>
                    <m:r>
                      <m:t>T</m:t>
                    </m:r>
                  </m:sub>
                </m:sSub>
                <m:d>
                  <m:dPr>
                    <m:begChr m:val="["/>
                    <m:endChr m:val="]"/>
                    <m:ctrlPr/>
                  </m:dPr>
                  <m:e>
                    <m:r>
                      <m:t>x</m:t>
                    </m:r>
                  </m:e>
                </m:d>
                <m:d>
                  <m:dPr>
                    <m:ctrlPr/>
                  </m:dPr>
                  <m:e>
                    <m:r>
                      <m:t>t</m:t>
                    </m:r>
                  </m:e>
                </m:d>
                <m:r>
                  <m:t>=c</m:t>
                </m:r>
                <m:nary>
                  <m:naryPr>
                    <m:limLoc m:val="undOvr"/>
                    <m:ctrlPr/>
                  </m:naryPr>
                  <m:sub>
                    <m:r>
                      <m:t>t-T</m:t>
                    </m:r>
                  </m:sub>
                  <m:sup>
                    <m:r>
                      <m:t>t</m:t>
                    </m:r>
                  </m:sup>
                  <m:e>
                    <m:r>
                      <m:t>x</m:t>
                    </m:r>
                    <m:d>
                      <m:dPr>
                        <m:ctrlPr/>
                      </m:dPr>
                      <m:e>
                        <m:r>
                          <m:t>τ</m:t>
                        </m:r>
                      </m:e>
                    </m:d>
                    <m:r>
                      <m:t xml:space="preserve"> dτ</m:t>
                    </m:r>
                  </m:e>
                </m:nary>
                <m:r>
                  <m:t>.</m:t>
                </m:r>
              </m:oMath>
            </m:oMathPara>
          </w:p>
        </w:tc>
        <w:tc>
          <w:tcPr>
            <w:tcW w:w="1409" w:type="dxa"/>
          </w:tcPr>
          <w:p w14:paraId="0EA419BB" w14:textId="4C2C2A0F" w:rsidR="00702943" w:rsidRPr="00702943" w:rsidRDefault="00702943" w:rsidP="00C304B7">
            <w:pPr>
              <w:pStyle w:val="FormelNummer"/>
              <w:rPr>
                <w:rFonts w:eastAsiaTheme="minorHAnsi"/>
              </w:rPr>
            </w:pPr>
            <w:bookmarkStart w:id="30" w:name="_Ref37832608"/>
            <w:r>
              <w:t>(</w:t>
            </w:r>
            <w:fldSimple w:instr=" SEQ Formel \* ARABIC ">
              <w:r w:rsidR="001156A4">
                <w:rPr>
                  <w:noProof/>
                </w:rPr>
                <w:t>4</w:t>
              </w:r>
            </w:fldSimple>
            <w:r>
              <w:t>)</w:t>
            </w:r>
            <w:bookmarkEnd w:id="30"/>
          </w:p>
        </w:tc>
      </w:tr>
    </w:tbl>
    <w:p w14:paraId="7F50544C" w14:textId="77777777" w:rsidR="001B2B9A" w:rsidRDefault="001B2B9A" w:rsidP="00C304B7">
      <w:pPr>
        <w:pStyle w:val="Flietext"/>
      </w:pPr>
      <m:oMath>
        <m:r>
          <w:rPr>
            <w:rFonts w:ascii="Cambria Math" w:hAnsi="Cambria Math"/>
          </w:rPr>
          <m:t>T</m:t>
        </m:r>
      </m:oMath>
      <w:r>
        <w:t xml:space="preserve"> wird hier als Integrationszeit beschrieben. Damit diese Gleichung stimmt, muss zum Zeitpunkt </w:t>
      </w:r>
      <m:oMath>
        <m:r>
          <w:rPr>
            <w:rFonts w:ascii="Cambria Math" w:hAnsi="Cambria Math"/>
          </w:rPr>
          <m:t>t-T</m:t>
        </m:r>
      </m:oMath>
      <w:r>
        <w:t xml:space="preserve"> der Kondensator komplett entladen sein. Wie oben beschrieben, enthält dieser Ausdruck dieselbe Information wie der Mittelwert des Signals (tatsächlich mehr Informationen als ein mit endlich großem </w:t>
      </w:r>
      <m:oMath>
        <m:r>
          <w:rPr>
            <w:rFonts w:ascii="Cambria Math" w:hAnsi="Cambria Math"/>
          </w:rPr>
          <m:t>∆t</m:t>
        </m:r>
      </m:oMath>
      <w:r>
        <w:t xml:space="preserve"> berechneter Mittelwert).</w:t>
      </w:r>
    </w:p>
    <w:p w14:paraId="3711F45C" w14:textId="593022A2" w:rsidR="00EC545D" w:rsidRDefault="001B2B9A" w:rsidP="00C304B7">
      <w:pPr>
        <w:pStyle w:val="Flietext"/>
      </w:pPr>
      <w:r>
        <w:lastRenderedPageBreak/>
        <w:t xml:space="preserve">Neben der minimalen Zeit </w:t>
      </w:r>
      <m:oMath>
        <m:r>
          <w:rPr>
            <w:rFonts w:ascii="Cambria Math" w:hAnsi="Cambria Math"/>
          </w:rPr>
          <m:t>∆t→0</m:t>
        </m:r>
      </m:oMath>
      <w:r>
        <w:t xml:space="preserve"> hat der analoge Integrator noch einen weiteren großen Vorteil gegenüber der digitalen Alternative. Für die digitale Berechnung der Summe müssen die analogen Signale der PD mit einem Analog-Digital-Umsetzer transformiert werden. Hier kann es bei geringen Auflösungen zu großen Problemen kommen. Ist beispielsweise das Ausgangssignal </w:t>
      </w:r>
      <m:oMath>
        <m:r>
          <w:rPr>
            <w:rFonts w:ascii="Cambria Math" w:hAnsi="Cambria Math"/>
          </w:rPr>
          <m:t>x</m:t>
        </m:r>
        <m:d>
          <m:dPr>
            <m:ctrlPr>
              <w:rPr>
                <w:rFonts w:ascii="Cambria Math" w:hAnsi="Cambria Math"/>
                <w:i/>
              </w:rPr>
            </m:ctrlPr>
          </m:dPr>
          <m:e>
            <m:r>
              <w:rPr>
                <w:rFonts w:ascii="Cambria Math" w:hAnsi="Cambria Math"/>
              </w:rPr>
              <m:t>t</m:t>
            </m:r>
          </m:e>
        </m:d>
      </m:oMath>
      <w:r>
        <w:t xml:space="preserve"> der PD im Normalfall so gering, dass der ADU als Spannungswert immer 0 registriert, funktioniert die Schaltung nicht. Mit einem Integrator kann dieses Problem behoben werden, da die Integrationszeit </w:t>
      </w:r>
      <m:oMath>
        <m:r>
          <w:rPr>
            <w:rFonts w:ascii="Cambria Math" w:hAnsi="Cambria Math"/>
          </w:rPr>
          <m:t>T</m:t>
        </m:r>
      </m:oMath>
      <w:r>
        <w:t xml:space="preserve"> so gewählt werden kann, dass </w:t>
      </w:r>
      <m:oMath>
        <m:sSub>
          <m:sSubPr>
            <m:ctrlPr>
              <w:rPr>
                <w:rFonts w:ascii="Cambria Math" w:hAnsi="Cambria Math"/>
                <w:i/>
              </w:rPr>
            </m:ctrlPr>
          </m:sSubPr>
          <m:e>
            <m:r>
              <w:rPr>
                <w:rFonts w:ascii="Cambria Math" w:hAnsi="Cambria Math"/>
              </w:rPr>
              <m:t>I</m:t>
            </m:r>
          </m:e>
          <m:sub>
            <m:r>
              <w:rPr>
                <w:rFonts w:ascii="Cambria Math" w:hAnsi="Cambria Math"/>
              </w:rPr>
              <m:t>T</m:t>
            </m:r>
          </m:sub>
        </m:sSub>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oMath>
      <w:r>
        <w:t xml:space="preserve"> im Normalfall im optimalen Bereich des ADUs liegt.</w:t>
      </w:r>
    </w:p>
    <w:p w14:paraId="5CC1DD59" w14:textId="7BD04361" w:rsidR="00B227E2" w:rsidRDefault="00B227E2" w:rsidP="004879BD">
      <w:pPr>
        <w:pStyle w:val="Heading2"/>
      </w:pPr>
      <w:bookmarkStart w:id="31" w:name="_Toc37841062"/>
      <w:proofErr w:type="spellStart"/>
      <w:r>
        <w:t>Terahertz</w:t>
      </w:r>
      <w:proofErr w:type="spellEnd"/>
      <w:r>
        <w:t>-Strahlung</w:t>
      </w:r>
      <w:bookmarkEnd w:id="31"/>
    </w:p>
    <w:p w14:paraId="601CA24F" w14:textId="234BD5A0" w:rsidR="00B227E2" w:rsidRPr="00A9567A" w:rsidRDefault="00B227E2" w:rsidP="00C304B7">
      <w:pPr>
        <w:pStyle w:val="Flietext"/>
      </w:pPr>
      <w:r w:rsidRPr="00A9567A">
        <w:t>Optische Strahlung liegt in einem Bereich von ca. 100 </w:t>
      </w:r>
      <w:proofErr w:type="spellStart"/>
      <w:r w:rsidRPr="00A9567A">
        <w:t>nm</w:t>
      </w:r>
      <w:proofErr w:type="spellEnd"/>
      <w:r w:rsidRPr="00A9567A">
        <w:t xml:space="preserve"> bis zu ca.1</w:t>
      </w:r>
      <w:r>
        <w:t> </w:t>
      </w:r>
      <w:r w:rsidRPr="00A9567A">
        <w:t>mm und umfasst Infrarotstrahlung, sichtbares Licht und UV</w:t>
      </w:r>
      <w:r w:rsidRPr="00A9567A">
        <w:noBreakHyphen/>
        <w:t>Strahlung</w:t>
      </w:r>
      <w:sdt>
        <w:sdtPr>
          <w:id w:val="2141446020"/>
          <w:citation/>
        </w:sdtPr>
        <w:sdtContent>
          <w:r>
            <w:fldChar w:fldCharType="begin"/>
          </w:r>
          <w:r>
            <w:instrText xml:space="preserve"> CITATION Bun \l 1031 </w:instrText>
          </w:r>
          <w:r>
            <w:fldChar w:fldCharType="separate"/>
          </w:r>
          <w:r w:rsidR="004E4369">
            <w:rPr>
              <w:noProof/>
            </w:rPr>
            <w:t xml:space="preserve"> [3]</w:t>
          </w:r>
          <w:r>
            <w:fldChar w:fldCharType="end"/>
          </w:r>
        </w:sdtContent>
      </w:sdt>
      <w:r>
        <w:t>.</w:t>
      </w:r>
      <w:r w:rsidRPr="00A9567A">
        <w:t xml:space="preserve"> Mit optischen Verfahren, wie sie zum Beispiel in Handykameras eingesetzt werden, ist es möglich, auf verschiedene Entfernungen Oberflächen hochauflösend zu erfassen. Sie finden Anwendung in vielen Bereichen, zivil</w:t>
      </w:r>
      <w:r>
        <w:t xml:space="preserve">, militärisch </w:t>
      </w:r>
      <w:r w:rsidRPr="00A9567A">
        <w:t>und industriell. Mit optischen Verfahren ist es nicht möglich, in Körper hinein- oder durch Körper hindurchzuschauen. Nur die Oberfläche ist erkennbar.</w:t>
      </w:r>
    </w:p>
    <w:p w14:paraId="458BA7E9" w14:textId="6C96F38A" w:rsidR="00B227E2" w:rsidRPr="00A9567A" w:rsidRDefault="00B227E2" w:rsidP="00C304B7">
      <w:pPr>
        <w:pStyle w:val="Flietext"/>
      </w:pPr>
      <w:r w:rsidRPr="00A9567A">
        <w:t>Radar- oder Mikrowellenstrahlung durchdringt Körper. Mit Mikrowellenstrahlung ist es möglich, über große Distanzen und durch Wolken und Nebel hindurch Daten zu übertragen, wie beim Radio</w:t>
      </w:r>
      <w:r>
        <w:t>. Die Strahlung kann ebenfalls genutzt werden, um Fremdkörper</w:t>
      </w:r>
      <w:r w:rsidRPr="00A9567A">
        <w:t xml:space="preserve"> zu orten, wie es unter u.a. im Flug- oder Schiffsverkehr als Radar oder Sonar Anwendung findet. Eine häufige Anwendung ist auch die Produktkontrolle mittels Radarstrahlung. Dies erhöht für Firmen häufig den Aufwand erheblich. Es müssen hohe Standards eingehalten werden, um Strahlenschutzbedingungen zu erfüllen, denn in den Schaltröhren entsteht schädliche Röntgenstrahlung</w:t>
      </w:r>
      <w:sdt>
        <w:sdtPr>
          <w:id w:val="180716338"/>
          <w:citation/>
        </w:sdtPr>
        <w:sdtContent>
          <w:r>
            <w:fldChar w:fldCharType="begin"/>
          </w:r>
          <w:r>
            <w:instrText xml:space="preserve"> CITATION RTi50 \l 1031 </w:instrText>
          </w:r>
          <w:r>
            <w:fldChar w:fldCharType="separate"/>
          </w:r>
          <w:r w:rsidR="004E4369">
            <w:rPr>
              <w:noProof/>
            </w:rPr>
            <w:t xml:space="preserve"> [4]</w:t>
          </w:r>
          <w:r>
            <w:fldChar w:fldCharType="end"/>
          </w:r>
        </w:sdtContent>
      </w:sdt>
      <w:r w:rsidRPr="00A9567A">
        <w:t>.</w:t>
      </w:r>
    </w:p>
    <w:p w14:paraId="19B56F1D" w14:textId="743611B5" w:rsidR="00B227E2" w:rsidRPr="00A9567A" w:rsidRDefault="00B227E2" w:rsidP="00C304B7">
      <w:pPr>
        <w:pStyle w:val="Flietext"/>
      </w:pPr>
      <w:proofErr w:type="spellStart"/>
      <w:r w:rsidRPr="00A9567A">
        <w:t>Terahertz</w:t>
      </w:r>
      <w:proofErr w:type="spellEnd"/>
      <w:r w:rsidRPr="00A9567A">
        <w:t>-Strahlung liegt in dem Zwischenbereich der beiden Strahlungen und somit auf dem Übergang zwischen Elektronik und Optik</w:t>
      </w:r>
      <w:sdt>
        <w:sdtPr>
          <w:id w:val="1599291169"/>
          <w:citation/>
        </w:sdtPr>
        <w:sdtContent>
          <w:r w:rsidR="005F5DC7">
            <w:fldChar w:fldCharType="begin"/>
          </w:r>
          <w:r w:rsidR="005F5DC7">
            <w:instrText xml:space="preserve"> CITATION Bey16 \l 1031 </w:instrText>
          </w:r>
          <w:r w:rsidR="005F5DC7">
            <w:fldChar w:fldCharType="separate"/>
          </w:r>
          <w:r w:rsidR="004E4369">
            <w:rPr>
              <w:noProof/>
            </w:rPr>
            <w:t xml:space="preserve"> [5]</w:t>
          </w:r>
          <w:r w:rsidR="005F5DC7">
            <w:fldChar w:fldCharType="end"/>
          </w:r>
        </w:sdtContent>
      </w:sdt>
      <w:r w:rsidRPr="00A9567A">
        <w:t xml:space="preserve">.Die Strahlung ist dazu in der Lage, viele dielektrische Stoffe, wie z.B. trockenes Holz, zu durchdringen. Sie wird durch polare Stoffe wie Wasser absorbiert und durch Metall reflektiert. Auch </w:t>
      </w:r>
      <w:r w:rsidRPr="00A9567A">
        <w:lastRenderedPageBreak/>
        <w:t xml:space="preserve">Sprengstoffe sind häufig organische Verbindungen sind aufgrund ihres spezifischen </w:t>
      </w:r>
      <w:proofErr w:type="spellStart"/>
      <w:r w:rsidRPr="00A9567A">
        <w:t>Terahertz</w:t>
      </w:r>
      <w:proofErr w:type="spellEnd"/>
      <w:r w:rsidRPr="00A9567A">
        <w:noBreakHyphen/>
        <w:t xml:space="preserve">Spektrums erkennbar. Diese Eigenschaft der </w:t>
      </w:r>
      <w:proofErr w:type="spellStart"/>
      <w:r w:rsidRPr="00A9567A">
        <w:t>Terahertzstrahlung</w:t>
      </w:r>
      <w:proofErr w:type="spellEnd"/>
      <w:r w:rsidRPr="00A9567A">
        <w:t>, Stoffe zerstörungsfrei durch einen Umschlag oder Textilien hindurch analysieren zu können, wird im Rahmen von z.B. Körper- oder Briefscannern zur Untersuchung auf Sprengstoffe oder unerlaubte Objekte bereits genutzt</w:t>
      </w:r>
      <w:sdt>
        <w:sdtPr>
          <w:id w:val="-1164624662"/>
          <w:citation/>
        </w:sdtPr>
        <w:sdtContent>
          <w:r>
            <w:fldChar w:fldCharType="begin"/>
          </w:r>
          <w:r>
            <w:instrText xml:space="preserve"> CITATION Fra20 \l 1031 </w:instrText>
          </w:r>
          <w:r>
            <w:fldChar w:fldCharType="separate"/>
          </w:r>
          <w:r w:rsidR="004E4369">
            <w:rPr>
              <w:noProof/>
            </w:rPr>
            <w:t xml:space="preserve"> [6]</w:t>
          </w:r>
          <w:r>
            <w:fldChar w:fldCharType="end"/>
          </w:r>
        </w:sdtContent>
      </w:sdt>
      <w:r w:rsidRPr="00A9567A">
        <w:t>.Auch für die Lebensmittelindustrie ist die Strahlung sehr interessant. Während Metallteile von empfindlichen Metalldetektoren erkannt werden, werden zum Beispiel Glassplitter in Schokolade oder Lufteinschlüsse in Flugzeugbauteilen bislang mit Radar</w:t>
      </w:r>
      <w:r w:rsidRPr="00A9567A">
        <w:noBreakHyphen/>
        <w:t xml:space="preserve"> oder Röntgenstrahlung erfasst. Das hat hohe Kosten im Unterhalt und in der Wartung zur Folge, da Röntgenstrahlung </w:t>
      </w:r>
      <w:r>
        <w:t>k</w:t>
      </w:r>
      <w:r w:rsidRPr="00A9567A">
        <w:t xml:space="preserve">rebserregend ist und deswegen </w:t>
      </w:r>
      <w:r>
        <w:t>nur unter Auflagen</w:t>
      </w:r>
      <w:r w:rsidRPr="00A9567A">
        <w:t xml:space="preserve"> genutzt werden darf.</w:t>
      </w:r>
    </w:p>
    <w:p w14:paraId="60745A5D" w14:textId="77777777" w:rsidR="00B227E2" w:rsidRPr="00A9567A" w:rsidRDefault="00B227E2" w:rsidP="00C304B7">
      <w:pPr>
        <w:pStyle w:val="Flietext"/>
      </w:pPr>
      <w:r w:rsidRPr="00A9567A">
        <w:t xml:space="preserve">Die Wellenlänge der </w:t>
      </w:r>
      <w:proofErr w:type="spellStart"/>
      <w:r w:rsidRPr="00A9567A">
        <w:t>Terahertz</w:t>
      </w:r>
      <w:proofErr w:type="spellEnd"/>
      <w:r w:rsidRPr="00A9567A">
        <w:noBreakHyphen/>
        <w:t xml:space="preserve">Strahlung hat eine Photonenenergie im Bereich von wenigen </w:t>
      </w:r>
      <w:proofErr w:type="spellStart"/>
      <w:r w:rsidRPr="00A9567A">
        <w:t>Millielektronenvolt</w:t>
      </w:r>
      <w:proofErr w:type="spellEnd"/>
      <w:r w:rsidRPr="00A9567A">
        <w:t xml:space="preserve">. Sie ist nichtionisierend und ungefährlicher als Röntgen- oder Radarstrahlung. </w:t>
      </w:r>
    </w:p>
    <w:p w14:paraId="6ABB8FC7" w14:textId="49E86124" w:rsidR="00B227E2" w:rsidRPr="000410E4" w:rsidRDefault="00B227E2" w:rsidP="00C304B7">
      <w:pPr>
        <w:pStyle w:val="Flietext"/>
      </w:pPr>
      <w:proofErr w:type="spellStart"/>
      <w:r w:rsidRPr="00A9567A">
        <w:t>Terahertz</w:t>
      </w:r>
      <w:proofErr w:type="spellEnd"/>
      <w:r w:rsidRPr="00A9567A">
        <w:t xml:space="preserve">-Strahlung liegt in dem Zwischenbereich des optischen und des elektronischen Strahlungsbereiches. Die Grafik zeigt eine Einordnung der </w:t>
      </w:r>
      <w:proofErr w:type="spellStart"/>
      <w:r w:rsidRPr="00A9567A">
        <w:t>Terahertz</w:t>
      </w:r>
      <w:proofErr w:type="spellEnd"/>
      <w:r w:rsidRPr="00A9567A">
        <w:t xml:space="preserve">-Strahlung zwischen diese beiden Bereiche. Früher war dank der Nähe zur Infrarotstrahlung der Begriff „fernes Infrarot“ geläufig. </w:t>
      </w:r>
      <w:sdt>
        <w:sdtPr>
          <w:id w:val="1569616932"/>
          <w:citation/>
        </w:sdtPr>
        <w:sdtContent>
          <w:r>
            <w:fldChar w:fldCharType="begin"/>
          </w:r>
          <w:r>
            <w:instrText xml:space="preserve"> CITATION Jon \l 1031 </w:instrText>
          </w:r>
          <w:r>
            <w:fldChar w:fldCharType="separate"/>
          </w:r>
          <w:r w:rsidR="004E4369">
            <w:rPr>
              <w:noProof/>
            </w:rPr>
            <w:t>[7]</w:t>
          </w:r>
          <w:r>
            <w:fldChar w:fldCharType="end"/>
          </w:r>
        </w:sdtContent>
      </w:sdt>
    </w:p>
    <w:p w14:paraId="6B6A7314" w14:textId="77777777" w:rsidR="00B227E2" w:rsidRDefault="00B227E2" w:rsidP="00BF65E4">
      <w:pPr>
        <w:pStyle w:val="Grafik"/>
      </w:pPr>
      <w:r>
        <w:drawing>
          <wp:inline distT="0" distB="0" distL="0" distR="0" wp14:anchorId="4D6AEF95" wp14:editId="60D6D132">
            <wp:extent cx="5040000" cy="12456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ektrum.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1245600"/>
                    </a:xfrm>
                    <a:prstGeom prst="rect">
                      <a:avLst/>
                    </a:prstGeom>
                  </pic:spPr>
                </pic:pic>
              </a:graphicData>
            </a:graphic>
          </wp:inline>
        </w:drawing>
      </w:r>
    </w:p>
    <w:p w14:paraId="3887B802" w14:textId="29740EE8" w:rsidR="00B227E2" w:rsidRDefault="00B227E2" w:rsidP="004879BD">
      <w:pPr>
        <w:pStyle w:val="1ZGrafikunterschrift"/>
      </w:pPr>
      <w:bookmarkStart w:id="32" w:name="_Toc37764998"/>
      <w:bookmarkStart w:id="33" w:name="_Toc37770877"/>
      <w:bookmarkStart w:id="34" w:name="_Toc37834674"/>
      <w:r>
        <w:t xml:space="preserve">Abbildung </w:t>
      </w:r>
      <w:fldSimple w:instr=" STYLEREF 1 \s ">
        <w:r w:rsidR="004879BD">
          <w:rPr>
            <w:noProof/>
          </w:rPr>
          <w:t>2</w:t>
        </w:r>
      </w:fldSimple>
      <w:r w:rsidR="004879BD">
        <w:t>.</w:t>
      </w:r>
      <w:fldSimple w:instr=" SEQ Abbildung \* ARABIC \s 1 ">
        <w:r w:rsidR="004879BD">
          <w:rPr>
            <w:noProof/>
          </w:rPr>
          <w:t>2</w:t>
        </w:r>
      </w:fldSimple>
      <w:r>
        <w:t xml:space="preserve">: Einordnung des </w:t>
      </w:r>
      <w:proofErr w:type="spellStart"/>
      <w:r>
        <w:t>Terahertz</w:t>
      </w:r>
      <w:proofErr w:type="spellEnd"/>
      <w:r>
        <w:t>-Spektrums</w:t>
      </w:r>
      <w:bookmarkEnd w:id="32"/>
      <w:bookmarkEnd w:id="33"/>
      <w:bookmarkEnd w:id="34"/>
    </w:p>
    <w:p w14:paraId="407BEC45" w14:textId="32649ED1" w:rsidR="00B227E2" w:rsidRPr="00A9567A" w:rsidRDefault="00B227E2" w:rsidP="00C304B7">
      <w:pPr>
        <w:pStyle w:val="Flietext"/>
      </w:pPr>
      <w:r w:rsidRPr="00A9567A">
        <w:t xml:space="preserve">Nach verschiedenen Quellen liegt </w:t>
      </w:r>
      <w:proofErr w:type="spellStart"/>
      <w:r w:rsidRPr="00A9567A">
        <w:t>Terahertz</w:t>
      </w:r>
      <w:proofErr w:type="spellEnd"/>
      <w:r w:rsidRPr="00A9567A">
        <w:t>-Strahlung in einem Bereich von ca. 0,3 </w:t>
      </w:r>
      <w:proofErr w:type="spellStart"/>
      <w:r w:rsidRPr="00A9567A">
        <w:t>THz</w:t>
      </w:r>
      <w:proofErr w:type="spellEnd"/>
      <w:r w:rsidRPr="00A9567A">
        <w:t xml:space="preserve"> bis zu 6, 10 oder 30 </w:t>
      </w:r>
      <w:proofErr w:type="spellStart"/>
      <w:r w:rsidRPr="00A9567A">
        <w:t>THz</w:t>
      </w:r>
      <w:proofErr w:type="spellEnd"/>
      <w:r w:rsidRPr="00A9567A">
        <w:t>. Recht einig sind sich die Quellen beim Anfang der Strahlung, dieser befindet sich im Submillimeterbereich. Damit beginnt sie bei 1mm, was ungefähr 0,3 </w:t>
      </w:r>
      <w:proofErr w:type="spellStart"/>
      <w:r w:rsidRPr="00A9567A">
        <w:t>THz</w:t>
      </w:r>
      <w:proofErr w:type="spellEnd"/>
      <w:r w:rsidRPr="00A9567A">
        <w:t xml:space="preserve"> entspricht. 3 </w:t>
      </w:r>
      <w:proofErr w:type="spellStart"/>
      <w:r w:rsidRPr="00A9567A">
        <w:t>THz</w:t>
      </w:r>
      <w:proofErr w:type="spellEnd"/>
      <w:r w:rsidRPr="00A9567A">
        <w:t xml:space="preserve"> entspricht im Vakuum einer Wellenlänge von ungefähr 100 µm. </w:t>
      </w:r>
      <w:sdt>
        <w:sdtPr>
          <w:id w:val="287015629"/>
          <w:citation/>
        </w:sdtPr>
        <w:sdtContent>
          <w:r>
            <w:fldChar w:fldCharType="begin"/>
          </w:r>
          <w:r>
            <w:instrText xml:space="preserve"> CITATION Sch13 \l 1031 </w:instrText>
          </w:r>
          <w:r>
            <w:fldChar w:fldCharType="separate"/>
          </w:r>
          <w:r w:rsidR="004E4369">
            <w:rPr>
              <w:noProof/>
            </w:rPr>
            <w:t>[8]</w:t>
          </w:r>
          <w:r>
            <w:fldChar w:fldCharType="end"/>
          </w:r>
        </w:sdtContent>
      </w:sdt>
    </w:p>
    <w:p w14:paraId="6D23EA95" w14:textId="51E6230B" w:rsidR="00B227E2" w:rsidRDefault="00B227E2" w:rsidP="00C304B7">
      <w:pPr>
        <w:pStyle w:val="Flietext"/>
      </w:pPr>
      <w:r w:rsidRPr="00A9567A">
        <w:lastRenderedPageBreak/>
        <w:t xml:space="preserve">Es wird in diesem Bereich von der </w:t>
      </w:r>
      <w:proofErr w:type="spellStart"/>
      <w:r w:rsidRPr="00A9567A">
        <w:t>Terahertz</w:t>
      </w:r>
      <w:proofErr w:type="spellEnd"/>
      <w:r w:rsidRPr="00A9567A">
        <w:noBreakHyphen/>
        <w:t xml:space="preserve">Lücke gesprochen, da diese Wellenlängen lange nicht nutzbar waren. Optische Sensoren konnten die Wellenlängen noch nicht erfassen, während für Hochfrequenzelektronik die Frequenzen zu hoch waren. Diese Lücke wird im momentan aus beiden Richtungen erschlossen, erste günstige Systeme zur Erfassung und Erzeugung von </w:t>
      </w:r>
      <w:proofErr w:type="spellStart"/>
      <w:r w:rsidRPr="00A9567A">
        <w:t>Terahertz</w:t>
      </w:r>
      <w:proofErr w:type="spellEnd"/>
      <w:r w:rsidRPr="00A9567A">
        <w:noBreakHyphen/>
        <w:t>Strahlung sind verfügbar.</w:t>
      </w:r>
    </w:p>
    <w:p w14:paraId="7B82047E" w14:textId="1DE22974" w:rsidR="00B227E2" w:rsidRPr="00A9567A" w:rsidRDefault="00B227E2" w:rsidP="00C304B7">
      <w:pPr>
        <w:pStyle w:val="Flietext"/>
      </w:pPr>
      <w:r w:rsidRPr="00A9567A">
        <w:t xml:space="preserve">Für kostengünstige Systeme waren lange Zeit gerade die elektronischen Quellen interessant. Diese arbeiten häufig noch nur im unteren </w:t>
      </w:r>
      <w:proofErr w:type="spellStart"/>
      <w:r w:rsidRPr="00A9567A">
        <w:t>Terahertz</w:t>
      </w:r>
      <w:proofErr w:type="spellEnd"/>
      <w:r w:rsidRPr="00A9567A">
        <w:t>-Bereich</w:t>
      </w:r>
      <w:sdt>
        <w:sdtPr>
          <w:id w:val="1079793917"/>
          <w:citation/>
        </w:sdtPr>
        <w:sdtContent>
          <w:r>
            <w:fldChar w:fldCharType="begin"/>
          </w:r>
          <w:r>
            <w:instrText xml:space="preserve"> CITATION Sch13 \l 1031 </w:instrText>
          </w:r>
          <w:r>
            <w:fldChar w:fldCharType="separate"/>
          </w:r>
          <w:r w:rsidR="004E4369">
            <w:rPr>
              <w:noProof/>
            </w:rPr>
            <w:t xml:space="preserve"> [8]</w:t>
          </w:r>
          <w:r>
            <w:fldChar w:fldCharType="end"/>
          </w:r>
        </w:sdtContent>
      </w:sdt>
      <w:r w:rsidRPr="00A9567A">
        <w:t>.</w:t>
      </w:r>
      <w:r>
        <w:t xml:space="preserve"> </w:t>
      </w:r>
      <w:r w:rsidRPr="00A9567A">
        <w:t xml:space="preserve">Sie sind günstig zu produzieren und schaffen durch intensive Entwicklung immer höhere Frequenzen. Doch die Produktion von Lasern wird gleichzeitig immer günstiger, sodass nicht klar ist, welches Verfahren sich letztendlich für welche Anwendung durchsetzt. </w:t>
      </w:r>
    </w:p>
    <w:p w14:paraId="45F345B7" w14:textId="77777777" w:rsidR="00B227E2" w:rsidRDefault="00B227E2" w:rsidP="00C304B7">
      <w:pPr>
        <w:pStyle w:val="Flietext"/>
      </w:pPr>
      <w:r w:rsidRPr="00A9567A">
        <w:t xml:space="preserve">Im Folgenden soll auf Methoden zur Erzeugung und Detektion eingegangen werden. Ebenfalls soll ein Messverfahren zur Erfassung von </w:t>
      </w:r>
      <w:proofErr w:type="spellStart"/>
      <w:r w:rsidRPr="00A9567A">
        <w:t>Terahertz</w:t>
      </w:r>
      <w:proofErr w:type="spellEnd"/>
      <w:r w:rsidRPr="00A9567A">
        <w:t>-Strahlung erläutert werden.</w:t>
      </w:r>
    </w:p>
    <w:p w14:paraId="098B7E48" w14:textId="40C2605F" w:rsidR="002E1FC2" w:rsidRDefault="002E1FC2" w:rsidP="004879BD">
      <w:pPr>
        <w:pStyle w:val="Heading3"/>
      </w:pPr>
      <w:bookmarkStart w:id="35" w:name="_Toc37841063"/>
      <w:r w:rsidRPr="004879BD">
        <w:t>Erzeugung</w:t>
      </w:r>
      <w:r>
        <w:t xml:space="preserve"> von </w:t>
      </w:r>
      <w:proofErr w:type="spellStart"/>
      <w:r>
        <w:t>Terahert</w:t>
      </w:r>
      <w:r w:rsidR="00673933">
        <w:t>z</w:t>
      </w:r>
      <w:proofErr w:type="spellEnd"/>
      <w:r>
        <w:t>-Strahlung</w:t>
      </w:r>
      <w:bookmarkEnd w:id="35"/>
    </w:p>
    <w:p w14:paraId="76389DA1" w14:textId="2B451B78" w:rsidR="00B227E2" w:rsidRPr="00A9567A" w:rsidRDefault="00B227E2" w:rsidP="00C304B7">
      <w:pPr>
        <w:pStyle w:val="Flietext"/>
      </w:pPr>
      <w:r w:rsidRPr="00A9567A">
        <w:t xml:space="preserve">Eine Methode zur Erzeugung kohärenter </w:t>
      </w:r>
      <w:proofErr w:type="spellStart"/>
      <w:r w:rsidRPr="00A9567A">
        <w:t>Terahertz</w:t>
      </w:r>
      <w:proofErr w:type="spellEnd"/>
      <w:r w:rsidRPr="00A9567A">
        <w:noBreakHyphen/>
        <w:t>Strahlung aus der Richtung der Bauelemente ist eine Frequenzvervielfachung durch Gallium</w:t>
      </w:r>
      <w:r w:rsidRPr="00A9567A">
        <w:noBreakHyphen/>
        <w:t>Arsenid</w:t>
      </w:r>
      <w:r w:rsidRPr="00A9567A">
        <w:noBreakHyphen/>
        <w:t>Schottky</w:t>
      </w:r>
      <w:r w:rsidRPr="00A9567A">
        <w:noBreakHyphen/>
        <w:t xml:space="preserve">Dioden. Diese sind nichtlineare Bauteile, das bedeutet, dass bei der Anregung nicht nur die Grundwelle übertragen wird, wie es bei idealen Widerständen der Fall ist. Es entstehen neben der Grundwelle noch andere Spektrale Komponenten. Hochfrequente elektromagnetische Wellen werden durch Hohlleiter übertragen. Darin wird dann eine Diode eingebaut und von außen mit Spannung versorgt. Die Diode wird auf den gewünschten Arbeitspunkt eingestellt. Die gewünschte </w:t>
      </w:r>
      <w:r w:rsidR="00FF798E">
        <w:t>s</w:t>
      </w:r>
      <w:r w:rsidRPr="00A9567A">
        <w:t>pektrale Komponente wird mit der Hilfe von Hohlraumresonatoren ausgesiebt. Ein Hohlraumresonator ist ein Gebilde, in dem sich durch die Form eine stehende Welle bildet. Dabei werden Wellenlängen, die nicht zu der Resonanzwelle passen, stark gedämpft. Es bleiben noch die Wellen, die der Resonanzfrequenz oder ganzzahligen Vielfachen davon entsprechen</w:t>
      </w:r>
      <w:r w:rsidR="007E6B14">
        <w:t xml:space="preserve">. </w:t>
      </w:r>
      <w:r w:rsidRPr="00A9567A">
        <w:t>Die ausgesiebte Harmonische wird dann als kontinuierliche Strahlung aus dem Resonator emittiert</w:t>
      </w:r>
      <w:sdt>
        <w:sdtPr>
          <w:id w:val="52133449"/>
          <w:citation/>
        </w:sdtPr>
        <w:sdtContent>
          <w:r>
            <w:fldChar w:fldCharType="begin"/>
          </w:r>
          <w:r>
            <w:instrText xml:space="preserve"> CITATION Sch13 \l 1031 </w:instrText>
          </w:r>
          <w:r>
            <w:fldChar w:fldCharType="separate"/>
          </w:r>
          <w:r w:rsidR="004E4369">
            <w:rPr>
              <w:noProof/>
            </w:rPr>
            <w:t xml:space="preserve"> [8]</w:t>
          </w:r>
          <w:r>
            <w:fldChar w:fldCharType="end"/>
          </w:r>
        </w:sdtContent>
      </w:sdt>
      <w:r w:rsidRPr="00A9567A">
        <w:t>.</w:t>
      </w:r>
    </w:p>
    <w:p w14:paraId="6B47FD6F" w14:textId="6EE23FD6" w:rsidR="00B227E2" w:rsidRPr="00A9567A" w:rsidRDefault="00B227E2" w:rsidP="00C304B7">
      <w:pPr>
        <w:pStyle w:val="Flietext"/>
      </w:pPr>
      <w:r w:rsidRPr="00A9567A">
        <w:lastRenderedPageBreak/>
        <w:t xml:space="preserve">Kohärente </w:t>
      </w:r>
      <w:proofErr w:type="spellStart"/>
      <w:r w:rsidRPr="00A9567A">
        <w:t>Terahertz</w:t>
      </w:r>
      <w:proofErr w:type="spellEnd"/>
      <w:r w:rsidRPr="00A9567A">
        <w:t xml:space="preserve">-Strahlung ist auch durch die Differenzbildung von zwei Lasern erzeugbar. Dazu werden zwei Laser mit unterschiedlichen Frequenzen kontinuierlich auf ein nichtlineares optisches Material gesendet.  Die Frequenzdifferenz zwischen den beiden Lasern wird als kohärente, </w:t>
      </w:r>
      <w:proofErr w:type="spellStart"/>
      <w:r w:rsidRPr="00A9567A">
        <w:t>schmalbandige</w:t>
      </w:r>
      <w:proofErr w:type="spellEnd"/>
      <w:r w:rsidRPr="00A9567A">
        <w:t xml:space="preserve"> Strahlung abgegeben.</w:t>
      </w:r>
      <w:r>
        <w:t xml:space="preserve"> B</w:t>
      </w:r>
      <w:r w:rsidRPr="00A9567A">
        <w:t xml:space="preserve">reitbandige und zugleich kohärente Strahlung ist erreichbar, indem auf ein Halbleitermaterial, das unter Spannung steht, ein Laser gepulst wird. Das führt zu Ladungsträgerfreisetzung im Pikosekundenbereich. Diese Ladungsträger setzen einen </w:t>
      </w:r>
      <w:proofErr w:type="spellStart"/>
      <w:r w:rsidRPr="00A9567A">
        <w:t>Terahertz</w:t>
      </w:r>
      <w:proofErr w:type="spellEnd"/>
      <w:r w:rsidRPr="00A9567A">
        <w:noBreakHyphen/>
        <w:t xml:space="preserve">Strahlungsimpuls frei. Dieser ist kohärent zu dem erzeugendenden Puls. Dieses Bauelement wird als </w:t>
      </w:r>
      <w:proofErr w:type="spellStart"/>
      <w:r w:rsidRPr="00A9567A">
        <w:t>photoleitende</w:t>
      </w:r>
      <w:proofErr w:type="spellEnd"/>
      <w:r w:rsidRPr="00A9567A">
        <w:t xml:space="preserve"> Dipolantenne bezeichnet. Der große Vorteil dieser gepulsten Quellen ist, dass der Detektor, der diese Strahlung erkennen soll, nur sehr kurz offen sein muss. Dieser muss dann nur die erzeugte </w:t>
      </w:r>
      <w:proofErr w:type="spellStart"/>
      <w:r w:rsidRPr="00A9567A">
        <w:t>Terahertz</w:t>
      </w:r>
      <w:proofErr w:type="spellEnd"/>
      <w:r w:rsidRPr="00A9567A">
        <w:t>-Strahlung erfassen können. Der Detektor wird dann durch die Hintergrundstrahlung nicht so sehr beeinflusst.</w:t>
      </w:r>
    </w:p>
    <w:p w14:paraId="7C7B9CDA" w14:textId="77777777" w:rsidR="00B227E2" w:rsidRDefault="00B227E2" w:rsidP="00BF65E4">
      <w:pPr>
        <w:pStyle w:val="Grafik"/>
      </w:pPr>
      <w:r w:rsidRPr="00A9567A">
        <w:drawing>
          <wp:inline distT="0" distB="0" distL="0" distR="0" wp14:anchorId="15DD1B5C" wp14:editId="29DD1513">
            <wp:extent cx="5040000" cy="3459600"/>
            <wp:effectExtent l="0" t="0" r="825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ktion-n.jpg"/>
                    <pic:cNvPicPr/>
                  </pic:nvPicPr>
                  <pic:blipFill rotWithShape="1">
                    <a:blip r:embed="rId18">
                      <a:extLst>
                        <a:ext uri="{28A0092B-C50C-407E-A947-70E740481C1C}">
                          <a14:useLocalDpi xmlns:a14="http://schemas.microsoft.com/office/drawing/2010/main" val="0"/>
                        </a:ext>
                      </a:extLst>
                    </a:blip>
                    <a:srcRect t="9781" b="11588"/>
                    <a:stretch/>
                  </pic:blipFill>
                  <pic:spPr bwMode="auto">
                    <a:xfrm>
                      <a:off x="0" y="0"/>
                      <a:ext cx="5040000" cy="3459600"/>
                    </a:xfrm>
                    <a:prstGeom prst="rect">
                      <a:avLst/>
                    </a:prstGeom>
                    <a:ln>
                      <a:noFill/>
                    </a:ln>
                    <a:extLst>
                      <a:ext uri="{53640926-AAD7-44D8-BBD7-CCE9431645EC}">
                        <a14:shadowObscured xmlns:a14="http://schemas.microsoft.com/office/drawing/2010/main"/>
                      </a:ext>
                    </a:extLst>
                  </pic:spPr>
                </pic:pic>
              </a:graphicData>
            </a:graphic>
          </wp:inline>
        </w:drawing>
      </w:r>
    </w:p>
    <w:p w14:paraId="43D27BB7" w14:textId="79DBF475" w:rsidR="00B227E2" w:rsidRPr="00A9567A" w:rsidRDefault="00B227E2" w:rsidP="00383884">
      <w:pPr>
        <w:pStyle w:val="Grafikunterschrift"/>
      </w:pPr>
      <w:bookmarkStart w:id="36" w:name="_Toc37764999"/>
      <w:bookmarkStart w:id="37" w:name="_Toc37834675"/>
      <w:r>
        <w:t xml:space="preserve">Abbildung </w:t>
      </w:r>
      <w:fldSimple w:instr=" STYLEREF 1 \s ">
        <w:r w:rsidR="004879BD">
          <w:rPr>
            <w:noProof/>
          </w:rPr>
          <w:t>2</w:t>
        </w:r>
      </w:fldSimple>
      <w:r w:rsidR="004879BD">
        <w:t>.</w:t>
      </w:r>
      <w:fldSimple w:instr=" SEQ Abbildung \* ARABIC \s 1 ">
        <w:r w:rsidR="004879BD">
          <w:rPr>
            <w:noProof/>
          </w:rPr>
          <w:t>3</w:t>
        </w:r>
      </w:fldSimple>
      <w:r>
        <w:t>:</w:t>
      </w:r>
      <w:r w:rsidRPr="00B227E2">
        <w:t xml:space="preserve"> </w:t>
      </w:r>
      <w:r w:rsidRPr="00A9567A">
        <w:t xml:space="preserve">Bild einer </w:t>
      </w:r>
      <w:proofErr w:type="spellStart"/>
      <w:r w:rsidRPr="00A9567A">
        <w:t>Terahertz</w:t>
      </w:r>
      <w:proofErr w:type="spellEnd"/>
      <w:r w:rsidRPr="00A9567A">
        <w:t>-Antenne. Links im Bild als Emitter, rechts im Bild als Detektor.</w:t>
      </w:r>
      <w:bookmarkEnd w:id="36"/>
      <w:bookmarkEnd w:id="37"/>
    </w:p>
    <w:p w14:paraId="00C24983" w14:textId="79480A5D" w:rsidR="002E1FC2" w:rsidRDefault="002E1FC2" w:rsidP="004879BD">
      <w:pPr>
        <w:pStyle w:val="Heading3"/>
      </w:pPr>
      <w:bookmarkStart w:id="38" w:name="_Toc37841064"/>
      <w:r>
        <w:lastRenderedPageBreak/>
        <w:t xml:space="preserve">Detektion von </w:t>
      </w:r>
      <w:proofErr w:type="spellStart"/>
      <w:r>
        <w:t>Terahertz</w:t>
      </w:r>
      <w:proofErr w:type="spellEnd"/>
      <w:r>
        <w:t>-Strahlung</w:t>
      </w:r>
      <w:bookmarkEnd w:id="38"/>
    </w:p>
    <w:p w14:paraId="42AA529A" w14:textId="5B7DD242" w:rsidR="00B227E2" w:rsidRPr="00A9567A" w:rsidRDefault="00B227E2" w:rsidP="00C304B7">
      <w:pPr>
        <w:pStyle w:val="Flietext"/>
      </w:pPr>
      <w:r w:rsidRPr="00A9567A">
        <w:t>Erkennung von kohärenter Strahlung ist</w:t>
      </w:r>
      <w:r>
        <w:t xml:space="preserve"> </w:t>
      </w:r>
      <w:r w:rsidRPr="00A9567A">
        <w:t xml:space="preserve">durch die Sendeantenne möglich. Das eingesetzte Halbleitermaterial wird diesmal ohne Vorspannung betrieben, sodass sie als </w:t>
      </w:r>
      <w:proofErr w:type="spellStart"/>
      <w:r w:rsidRPr="00A9567A">
        <w:t>Photostromquelle</w:t>
      </w:r>
      <w:proofErr w:type="spellEnd"/>
      <w:r w:rsidRPr="00A9567A">
        <w:t xml:space="preserve"> dient. Dann pulst ein Laser auf die Antenne und setzt Ladungsträger frei. Die Ladungsträger werden vom elektrischen Feld der</w:t>
      </w:r>
      <w:r w:rsidR="002E1FC2">
        <w:t xml:space="preserve"> </w:t>
      </w:r>
      <w:proofErr w:type="spellStart"/>
      <w:r w:rsidRPr="00A9567A">
        <w:t>Terahertz</w:t>
      </w:r>
      <w:proofErr w:type="spellEnd"/>
      <w:r w:rsidR="002E1FC2">
        <w:t>-</w:t>
      </w:r>
      <w:r w:rsidRPr="00A9567A">
        <w:t xml:space="preserve">Strahlung beeinflusst und als Strom abgegriffen. Der Laserpuls besteht aus nur einem Zyklus, eine zeitabhängige Abtastung hat dann ein breites Spektrum im Fourier-Raum. Die Phase ist genau definiert und kann dann direkt zur Bestimmung des Brechungsindex des gemessenen Stoffs und der Bildaufnahme genutzt werden. Dieses Verfahren wird als </w:t>
      </w:r>
      <w:proofErr w:type="spellStart"/>
      <w:r w:rsidRPr="00A9567A">
        <w:t>Femtosekundenzeitbereichsspektroskopie</w:t>
      </w:r>
      <w:proofErr w:type="spellEnd"/>
      <w:r w:rsidRPr="00A9567A">
        <w:t xml:space="preserve"> bezeichnet.</w:t>
      </w:r>
    </w:p>
    <w:p w14:paraId="1B2FC5CC" w14:textId="77777777" w:rsidR="00B227E2" w:rsidRDefault="00B227E2" w:rsidP="00C304B7">
      <w:pPr>
        <w:pStyle w:val="Flietext"/>
      </w:pPr>
      <w:r w:rsidRPr="00A9567A">
        <w:t xml:space="preserve">Inkohärente Strahlung lässt sich ebenfalls mit einem Bolometer nachweisen. Ein Bolometer ist ein Widerstand, der sich bei Bestrahlung mit </w:t>
      </w:r>
      <w:proofErr w:type="spellStart"/>
      <w:r w:rsidRPr="00A9567A">
        <w:t>Terahertz</w:t>
      </w:r>
      <w:proofErr w:type="spellEnd"/>
      <w:r w:rsidRPr="00A9567A">
        <w:noBreakHyphen/>
        <w:t xml:space="preserve">Strahlung verändert. Der Widerstand des Bolometers wird gemessen und daraus auf die einstrahlende </w:t>
      </w:r>
      <w:proofErr w:type="spellStart"/>
      <w:r w:rsidRPr="00A9567A">
        <w:t>Terahertz</w:t>
      </w:r>
      <w:proofErr w:type="spellEnd"/>
      <w:r w:rsidRPr="00A9567A">
        <w:t xml:space="preserve">-Strahlung geschlossen. Diese Methode ist unempfindlich und nicht für kohärente Detektion geeignet, findet aber in Flughafenscannern häufig Anwendung. Die </w:t>
      </w:r>
      <w:proofErr w:type="spellStart"/>
      <w:r w:rsidRPr="00A9567A">
        <w:t>Terahertz</w:t>
      </w:r>
      <w:proofErr w:type="spellEnd"/>
      <w:r w:rsidRPr="00A9567A">
        <w:t>-Strahlung dringt durch die Textilien hindurch, wird von der Haut oder von versteckten Gegenständen allerdings anders reflektiert oder gedämpft als durch die Kleidung. Dadurch sind Gegenstände in der Kleidung erkennbar. Es ist dann keine Aussage über die Beschaffenheit des Materials möglich, das erkannt wird.</w:t>
      </w:r>
    </w:p>
    <w:p w14:paraId="12C3F383" w14:textId="7F94F748" w:rsidR="00B227E2" w:rsidRPr="00B53DD6" w:rsidRDefault="002E1FC2" w:rsidP="004879BD">
      <w:pPr>
        <w:pStyle w:val="Heading3"/>
      </w:pPr>
      <w:bookmarkStart w:id="39" w:name="_Toc37841065"/>
      <w:r>
        <w:t>Bildgebende Verfahren</w:t>
      </w:r>
      <w:bookmarkEnd w:id="39"/>
    </w:p>
    <w:p w14:paraId="02619840" w14:textId="77777777" w:rsidR="00B227E2" w:rsidRPr="00A9567A" w:rsidRDefault="00B227E2" w:rsidP="00C304B7">
      <w:pPr>
        <w:pStyle w:val="Flietext"/>
      </w:pPr>
      <w:r w:rsidRPr="00A9567A">
        <w:t xml:space="preserve">Bildgebungsverfahren mit </w:t>
      </w:r>
      <w:proofErr w:type="spellStart"/>
      <w:r w:rsidRPr="00A9567A">
        <w:t>Terahertz</w:t>
      </w:r>
      <w:proofErr w:type="spellEnd"/>
      <w:r w:rsidRPr="00A9567A">
        <w:noBreakHyphen/>
        <w:t xml:space="preserve">Strahlung sind in der Regel sehr langsam, wenn diese keine Bolometer verwenden. Bolometer sind für viele Prüfanwendungen nicht geeignet. Andere Techniken sind langsam, da Prüfobjekte zweidimensional eingelesen werden müssen. </w:t>
      </w:r>
    </w:p>
    <w:p w14:paraId="751A7071" w14:textId="77777777" w:rsidR="00B227E2" w:rsidRPr="00A9567A" w:rsidRDefault="00B227E2" w:rsidP="00C304B7">
      <w:pPr>
        <w:pStyle w:val="Flietext"/>
      </w:pPr>
      <w:r w:rsidRPr="00A9567A">
        <w:t xml:space="preserve">Ein System, das mit der bereits beschriebenen </w:t>
      </w:r>
      <w:proofErr w:type="spellStart"/>
      <w:r w:rsidRPr="00A9567A">
        <w:t>Terahertz</w:t>
      </w:r>
      <w:proofErr w:type="spellEnd"/>
      <w:r w:rsidRPr="00A9567A">
        <w:noBreakHyphen/>
        <w:t>Antenne arbeitet, ist folgendermaßen aufgebaut:</w:t>
      </w:r>
    </w:p>
    <w:p w14:paraId="3E339292" w14:textId="77777777" w:rsidR="002E1FC2" w:rsidRDefault="00B227E2" w:rsidP="00BF65E4">
      <w:pPr>
        <w:pStyle w:val="Grafik"/>
      </w:pPr>
      <w:r w:rsidRPr="00A9567A">
        <w:lastRenderedPageBreak/>
        <w:drawing>
          <wp:inline distT="0" distB="0" distL="0" distR="0" wp14:anchorId="72D8B905" wp14:editId="4A82AA3F">
            <wp:extent cx="5040000" cy="2988000"/>
            <wp:effectExtent l="0" t="0" r="8255"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 40x40.PNG"/>
                    <pic:cNvPicPr/>
                  </pic:nvPicPr>
                  <pic:blipFill rotWithShape="1">
                    <a:blip r:embed="rId19">
                      <a:extLst>
                        <a:ext uri="{28A0092B-C50C-407E-A947-70E740481C1C}">
                          <a14:useLocalDpi xmlns:a14="http://schemas.microsoft.com/office/drawing/2010/main" val="0"/>
                        </a:ext>
                      </a:extLst>
                    </a:blip>
                    <a:srcRect l="6128" t="20565" r="24484" b="32280"/>
                    <a:stretch/>
                  </pic:blipFill>
                  <pic:spPr bwMode="auto">
                    <a:xfrm>
                      <a:off x="0" y="0"/>
                      <a:ext cx="5040000" cy="2988000"/>
                    </a:xfrm>
                    <a:prstGeom prst="rect">
                      <a:avLst/>
                    </a:prstGeom>
                    <a:ln>
                      <a:noFill/>
                    </a:ln>
                    <a:extLst>
                      <a:ext uri="{53640926-AAD7-44D8-BBD7-CCE9431645EC}">
                        <a14:shadowObscured xmlns:a14="http://schemas.microsoft.com/office/drawing/2010/main"/>
                      </a:ext>
                    </a:extLst>
                  </pic:spPr>
                </pic:pic>
              </a:graphicData>
            </a:graphic>
          </wp:inline>
        </w:drawing>
      </w:r>
    </w:p>
    <w:p w14:paraId="12588ACE" w14:textId="496670BC" w:rsidR="00B227E2" w:rsidRPr="00A9567A" w:rsidRDefault="002E1FC2" w:rsidP="004879BD">
      <w:pPr>
        <w:pStyle w:val="1ZGrafikunterschrift"/>
        <w:rPr>
          <w:noProof/>
        </w:rPr>
      </w:pPr>
      <w:bookmarkStart w:id="40" w:name="_Toc37765000"/>
      <w:bookmarkStart w:id="41" w:name="_Toc37770878"/>
      <w:bookmarkStart w:id="42" w:name="_Toc37834676"/>
      <w:r>
        <w:t xml:space="preserve">Abbildung </w:t>
      </w:r>
      <w:fldSimple w:instr=" STYLEREF 1 \s ">
        <w:r w:rsidR="004879BD">
          <w:rPr>
            <w:noProof/>
          </w:rPr>
          <w:t>2</w:t>
        </w:r>
      </w:fldSimple>
      <w:r w:rsidR="004879BD">
        <w:t>.</w:t>
      </w:r>
      <w:fldSimple w:instr=" SEQ Abbildung \* ARABIC \s 1 ">
        <w:r w:rsidR="004879BD">
          <w:rPr>
            <w:noProof/>
          </w:rPr>
          <w:t>4</w:t>
        </w:r>
      </w:fldSimple>
      <w:r>
        <w:t>:</w:t>
      </w:r>
      <w:r w:rsidRPr="002E1FC2">
        <w:t xml:space="preserve"> </w:t>
      </w:r>
      <w:r w:rsidRPr="00A9567A">
        <w:t>Messaufbau mit Laser, Objekt und zwei symbolischen Antennen</w:t>
      </w:r>
      <w:bookmarkEnd w:id="40"/>
      <w:bookmarkEnd w:id="41"/>
      <w:bookmarkEnd w:id="42"/>
    </w:p>
    <w:p w14:paraId="1BAC304B" w14:textId="77D9149F" w:rsidR="00B227E2" w:rsidRDefault="00B227E2" w:rsidP="00C304B7">
      <w:pPr>
        <w:pStyle w:val="Flietext"/>
      </w:pPr>
      <w:r w:rsidRPr="00A9567A">
        <w:t>Zwei Antennen werden gegenübergestellt. Ein kurzer Laserpuls wird auf die Sendeantenne gegeben. Dieser Laserpuls wird dabei über einen Strahlteiler geleitet. Dieser Strahlteiler ist an eine variable Verzögerungsstrecke angeschlossen, die den Laserpuls dann verzögert auf den Detektor leitet. Dies ermöglicht dann eine zeitaufgelöste Aufnahme des erzeugten THZ-Impulses. Wird jetzt zwischen die Antennen ein Objekt gelegt, das die von der einen Antenne generierte Spannung dämpft oder verzögert, kann dies von der Detektorantenne erkannt werden. Die Detektorantenne kann Laufzeit, Spektrum und Amplitude erfassen. Darüber ist es dann möglich, ein räumliches Bild zu erzeugen</w:t>
      </w:r>
      <w:sdt>
        <w:sdtPr>
          <w:id w:val="1241053655"/>
          <w:citation/>
        </w:sdtPr>
        <w:sdtContent>
          <w:r w:rsidR="007E6B14">
            <w:fldChar w:fldCharType="begin"/>
          </w:r>
          <w:r w:rsidR="007E6B14">
            <w:instrText xml:space="preserve"> CITATION Bey16 \l 1031 </w:instrText>
          </w:r>
          <w:r w:rsidR="007E6B14">
            <w:fldChar w:fldCharType="separate"/>
          </w:r>
          <w:r w:rsidR="004E4369">
            <w:rPr>
              <w:noProof/>
            </w:rPr>
            <w:t xml:space="preserve"> [5]</w:t>
          </w:r>
          <w:r w:rsidR="007E6B14">
            <w:fldChar w:fldCharType="end"/>
          </w:r>
        </w:sdtContent>
      </w:sdt>
      <w:r w:rsidR="007E6B14">
        <w:t>.</w:t>
      </w:r>
    </w:p>
    <w:p w14:paraId="3CBD9E4C" w14:textId="616A8F01" w:rsidR="006F7C36" w:rsidRPr="00B227E2" w:rsidRDefault="006F7C36" w:rsidP="00C304B7">
      <w:pPr>
        <w:pStyle w:val="Flietext"/>
      </w:pPr>
      <w:r>
        <w:br w:type="page"/>
      </w:r>
    </w:p>
    <w:p w14:paraId="4FFD1299" w14:textId="6B33FEEC" w:rsidR="006F7C36" w:rsidRDefault="006F7C36" w:rsidP="004879BD">
      <w:pPr>
        <w:pStyle w:val="Heading1"/>
      </w:pPr>
      <w:bookmarkStart w:id="43" w:name="_Toc37841066"/>
      <w:r>
        <w:lastRenderedPageBreak/>
        <w:t>Projekt</w:t>
      </w:r>
      <w:bookmarkEnd w:id="43"/>
    </w:p>
    <w:p w14:paraId="5B6AD125" w14:textId="2DB56910" w:rsidR="002E7930" w:rsidRPr="0006229C" w:rsidRDefault="002E7930" w:rsidP="004879BD">
      <w:pPr>
        <w:pStyle w:val="Heading2"/>
      </w:pPr>
      <w:bookmarkStart w:id="44" w:name="_Toc37841067"/>
      <w:r>
        <w:t>Ziele und Projektmanagement</w:t>
      </w:r>
      <w:bookmarkEnd w:id="44"/>
    </w:p>
    <w:p w14:paraId="2BE659A0" w14:textId="77777777" w:rsidR="002E7930" w:rsidRPr="00A9567A" w:rsidRDefault="002E7930" w:rsidP="00C304B7">
      <w:pPr>
        <w:pStyle w:val="Flietext"/>
      </w:pPr>
      <w:r w:rsidRPr="00A9567A">
        <w:t>Für eine wissenschaftliche Projektarbeit ist es unerlässlich, strukturiert und geplant vorzugehen. Von Beginn an ist eine klare Zielsetzung wichtig. Erst mit klar definierten Zielen ist es möglich, Ergebnisse zu erzielen. Wenn dann während Forschungs- und Entwicklungsphasen neue Erkenntnisse gewonnen werden, ist es möglich, die Ziele abzuschließen, ohne den Überblick zu verlieren. Neue, interessante Erkenntnisse können dann vermerkt werden, um sie später zu untersuchen oder deren Erforschung zu den Zielen hinzuzufügen. Während Entwicklungsphasen treten häufig neue Erkenntnisse und Situationen auf, die Ziele verändern können.</w:t>
      </w:r>
    </w:p>
    <w:p w14:paraId="3F091928" w14:textId="77777777" w:rsidR="002E7930" w:rsidRPr="00A9567A" w:rsidRDefault="002E7930" w:rsidP="00C304B7">
      <w:pPr>
        <w:pStyle w:val="Flietext"/>
      </w:pPr>
      <w:r w:rsidRPr="00A9567A">
        <w:t>Aus der Aufgabenstellung gehen folgende Ziele hervor:</w:t>
      </w:r>
    </w:p>
    <w:p w14:paraId="5B16D8B0" w14:textId="77777777" w:rsidR="002E7930" w:rsidRPr="00A9567A" w:rsidRDefault="002E7930" w:rsidP="002E7930">
      <w:pPr>
        <w:pStyle w:val="ListParagraph"/>
        <w:numPr>
          <w:ilvl w:val="0"/>
          <w:numId w:val="27"/>
        </w:numPr>
        <w:rPr>
          <w:szCs w:val="24"/>
        </w:rPr>
      </w:pPr>
      <w:r w:rsidRPr="00A9567A">
        <w:rPr>
          <w:szCs w:val="24"/>
        </w:rPr>
        <w:t>Erstellen eines Zeit- und Arbeitsplans</w:t>
      </w:r>
    </w:p>
    <w:p w14:paraId="1683CAE1" w14:textId="77777777" w:rsidR="002E7930" w:rsidRPr="00A9567A" w:rsidRDefault="002E7930" w:rsidP="002E7930">
      <w:pPr>
        <w:pStyle w:val="ListParagraph"/>
        <w:numPr>
          <w:ilvl w:val="0"/>
          <w:numId w:val="27"/>
        </w:numPr>
        <w:rPr>
          <w:szCs w:val="24"/>
        </w:rPr>
      </w:pPr>
      <w:r w:rsidRPr="00A9567A">
        <w:rPr>
          <w:szCs w:val="24"/>
        </w:rPr>
        <w:t xml:space="preserve">Entwurf und Konstruktion eines mobilen Gerüsts (bevorzugt aus Aluminiumprofilen) mit Messkammer, welches auch als Plattform für einen Aerosolgenerator, Nephelometer, Entlüftung, Rotationstisch und einem </w:t>
      </w:r>
      <w:proofErr w:type="spellStart"/>
      <w:r w:rsidRPr="00A9567A">
        <w:rPr>
          <w:szCs w:val="24"/>
        </w:rPr>
        <w:t>THz</w:t>
      </w:r>
      <w:proofErr w:type="spellEnd"/>
      <w:r w:rsidRPr="00A9567A">
        <w:rPr>
          <w:szCs w:val="24"/>
        </w:rPr>
        <w:noBreakHyphen/>
        <w:t>System dienen soll.</w:t>
      </w:r>
    </w:p>
    <w:p w14:paraId="590AE5A4" w14:textId="77777777" w:rsidR="002E7930" w:rsidRPr="00A9567A" w:rsidRDefault="002E7930" w:rsidP="002E7930">
      <w:pPr>
        <w:pStyle w:val="ListParagraph"/>
        <w:numPr>
          <w:ilvl w:val="0"/>
          <w:numId w:val="27"/>
        </w:numPr>
        <w:rPr>
          <w:szCs w:val="24"/>
        </w:rPr>
      </w:pPr>
      <w:r w:rsidRPr="00A9567A">
        <w:rPr>
          <w:szCs w:val="24"/>
        </w:rPr>
        <w:t>Entwurf und Realisierung eines einfachen Nephelometers zur Messung der Aerosolkonzentration in der Messkammer.</w:t>
      </w:r>
    </w:p>
    <w:p w14:paraId="12189E7F" w14:textId="77777777" w:rsidR="002E7930" w:rsidRPr="00A9567A" w:rsidRDefault="002E7930" w:rsidP="002E7930">
      <w:pPr>
        <w:pStyle w:val="ListParagraph"/>
        <w:numPr>
          <w:ilvl w:val="0"/>
          <w:numId w:val="27"/>
        </w:numPr>
        <w:rPr>
          <w:szCs w:val="24"/>
        </w:rPr>
      </w:pPr>
      <w:r w:rsidRPr="00A9567A">
        <w:rPr>
          <w:szCs w:val="24"/>
        </w:rPr>
        <w:t>Test des Nephelometers im Rauchkanal des Heinz</w:t>
      </w:r>
      <w:r w:rsidRPr="00A9567A">
        <w:rPr>
          <w:szCs w:val="24"/>
        </w:rPr>
        <w:noBreakHyphen/>
        <w:t>Luck Brandentdeckungslabors.</w:t>
      </w:r>
    </w:p>
    <w:p w14:paraId="5585206A" w14:textId="77777777" w:rsidR="002E7930" w:rsidRPr="00A9567A" w:rsidRDefault="002E7930" w:rsidP="002E7930">
      <w:pPr>
        <w:pStyle w:val="ListParagraph"/>
        <w:numPr>
          <w:ilvl w:val="0"/>
          <w:numId w:val="27"/>
        </w:numPr>
        <w:rPr>
          <w:szCs w:val="24"/>
        </w:rPr>
      </w:pPr>
      <w:r w:rsidRPr="00A9567A">
        <w:rPr>
          <w:szCs w:val="24"/>
        </w:rPr>
        <w:t xml:space="preserve">Zusammenbau und Test des Demonstrators bestehend u.a. aus dem mobilen Gerüst mit Messkammer, Aerosolgenerator, Nephelometer, Entlüftung, Rotationstisch und </w:t>
      </w:r>
      <w:proofErr w:type="spellStart"/>
      <w:r w:rsidRPr="00A9567A">
        <w:rPr>
          <w:szCs w:val="24"/>
        </w:rPr>
        <w:t>THz</w:t>
      </w:r>
      <w:proofErr w:type="spellEnd"/>
      <w:r w:rsidRPr="00A9567A">
        <w:rPr>
          <w:szCs w:val="24"/>
        </w:rPr>
        <w:t>-System.</w:t>
      </w:r>
    </w:p>
    <w:p w14:paraId="6F3957C6" w14:textId="77777777" w:rsidR="002E7930" w:rsidRPr="00A9567A" w:rsidRDefault="002E7930" w:rsidP="002E7930">
      <w:pPr>
        <w:pStyle w:val="ListParagraph"/>
        <w:numPr>
          <w:ilvl w:val="0"/>
          <w:numId w:val="27"/>
        </w:numPr>
        <w:rPr>
          <w:szCs w:val="24"/>
        </w:rPr>
      </w:pPr>
      <w:r w:rsidRPr="00A9567A">
        <w:rPr>
          <w:szCs w:val="24"/>
        </w:rPr>
        <w:t>Dokumentation der Arbeit und Vorstellung des Demonstrators im Rahmen eines Vortrags.</w:t>
      </w:r>
    </w:p>
    <w:p w14:paraId="05E93BE6" w14:textId="77777777" w:rsidR="002E7930" w:rsidRPr="00A9567A" w:rsidRDefault="002E7930" w:rsidP="00C304B7">
      <w:pPr>
        <w:pStyle w:val="Flietext"/>
      </w:pPr>
      <w:r w:rsidRPr="00A9567A">
        <w:t>Dazu wurden eigene Ziele definiert, die erreicht werden sollten:</w:t>
      </w:r>
    </w:p>
    <w:p w14:paraId="5FAB887F" w14:textId="77777777" w:rsidR="002E7930" w:rsidRPr="00A9567A" w:rsidRDefault="002E7930" w:rsidP="002E7930">
      <w:pPr>
        <w:pStyle w:val="ListParagraph"/>
        <w:numPr>
          <w:ilvl w:val="0"/>
          <w:numId w:val="30"/>
        </w:numPr>
        <w:rPr>
          <w:szCs w:val="24"/>
        </w:rPr>
      </w:pPr>
      <w:r w:rsidRPr="00A9567A">
        <w:rPr>
          <w:szCs w:val="24"/>
        </w:rPr>
        <w:t>Einfache Bedienbarkeit des Gestells</w:t>
      </w:r>
    </w:p>
    <w:p w14:paraId="52A054D7" w14:textId="77777777" w:rsidR="002E7930" w:rsidRPr="00A9567A" w:rsidRDefault="002E7930" w:rsidP="002E7930">
      <w:pPr>
        <w:pStyle w:val="ListParagraph"/>
        <w:numPr>
          <w:ilvl w:val="0"/>
          <w:numId w:val="30"/>
        </w:numPr>
        <w:rPr>
          <w:szCs w:val="24"/>
        </w:rPr>
      </w:pPr>
      <w:r w:rsidRPr="00A9567A">
        <w:rPr>
          <w:szCs w:val="24"/>
        </w:rPr>
        <w:lastRenderedPageBreak/>
        <w:t>Kostengünstige Lösungsansätze</w:t>
      </w:r>
    </w:p>
    <w:p w14:paraId="15B42E50" w14:textId="163A8705" w:rsidR="002E7930" w:rsidRPr="00A9567A" w:rsidRDefault="002E7930" w:rsidP="002E7930">
      <w:pPr>
        <w:pStyle w:val="ListParagraph"/>
        <w:numPr>
          <w:ilvl w:val="0"/>
          <w:numId w:val="30"/>
        </w:numPr>
      </w:pPr>
      <w:r w:rsidRPr="00A9567A">
        <w:rPr>
          <w:szCs w:val="24"/>
        </w:rPr>
        <w:t>Stabilität und Dichtheit sollen gegeben sein</w:t>
      </w:r>
    </w:p>
    <w:p w14:paraId="3C616B09" w14:textId="0A81C830" w:rsidR="002E7930" w:rsidRPr="00A9567A" w:rsidRDefault="002E7930" w:rsidP="00C304B7">
      <w:pPr>
        <w:pStyle w:val="Flietext"/>
      </w:pPr>
      <w:r w:rsidRPr="00A9567A">
        <w:t xml:space="preserve">Dazu kommt dann das Ziel, eine strukturierte Arbeit zu absolvieren. Wichtig ist aufgrund der Kosten des Projektes eine transparente und strukturierte Kostenplanung. Für die Aufgabenplanung sind erreichbare, kleinschrittige Zwischenziele unerlässlich.  Gleichzeitig soll der angefertigte Demonstrator </w:t>
      </w:r>
      <w:ins w:id="45" w:author="Nils" w:date="2020-04-15T08:07:00Z">
        <w:r w:rsidR="00194E75">
          <w:t>q</w:t>
        </w:r>
      </w:ins>
      <w:del w:id="46" w:author="Nils" w:date="2020-04-15T08:07:00Z">
        <w:r w:rsidRPr="00A9567A" w:rsidDel="00194E75">
          <w:delText>Q</w:delText>
        </w:r>
      </w:del>
      <w:r w:rsidRPr="00A9567A">
        <w:t>ualitativ den Ansprüchen eines Bachelorprojektes genügen.</w:t>
      </w:r>
    </w:p>
    <w:p w14:paraId="0054060D" w14:textId="77777777" w:rsidR="002E7930" w:rsidRPr="00A9567A" w:rsidRDefault="002E7930" w:rsidP="00C304B7">
      <w:pPr>
        <w:pStyle w:val="Flietext"/>
      </w:pPr>
      <w:r w:rsidRPr="00A9567A">
        <w:t>Für die Visualisierung der Ziele gibt es in dieser Arbeit zwei Werkzeuge, die zu großen Teilen Anwendung finden:</w:t>
      </w:r>
    </w:p>
    <w:p w14:paraId="3278C2AB" w14:textId="77777777" w:rsidR="002E7930" w:rsidRPr="00A9567A" w:rsidRDefault="002E7930" w:rsidP="002E7930">
      <w:pPr>
        <w:pStyle w:val="ListParagraph"/>
        <w:numPr>
          <w:ilvl w:val="0"/>
          <w:numId w:val="28"/>
        </w:numPr>
        <w:rPr>
          <w:szCs w:val="24"/>
        </w:rPr>
      </w:pPr>
      <w:r w:rsidRPr="00A9567A">
        <w:rPr>
          <w:szCs w:val="24"/>
        </w:rPr>
        <w:t>Gantt-Diagramm oder Balkenplan zur groben, übersichtlichen Zeitplanung der zu erledigenden Aufgaben mit geplanter und tatsächlich genutzter Zeit. Dabei ist auch eine Terminliste mit stattgefundenen Besprechungs- und Messungsterminen.</w:t>
      </w:r>
    </w:p>
    <w:p w14:paraId="5DD0D876" w14:textId="77777777" w:rsidR="002E7930" w:rsidRPr="00A9567A" w:rsidRDefault="002E7930" w:rsidP="002E7930">
      <w:pPr>
        <w:pStyle w:val="ListParagraph"/>
        <w:numPr>
          <w:ilvl w:val="0"/>
          <w:numId w:val="28"/>
        </w:numPr>
        <w:rPr>
          <w:szCs w:val="24"/>
        </w:rPr>
      </w:pPr>
      <w:r w:rsidRPr="00A9567A">
        <w:rPr>
          <w:szCs w:val="24"/>
        </w:rPr>
        <w:t>Liste mit Unterteilungen der groben Aufgaben in kleinere Aufgaben zur Kontrolle und zum Abhaken.</w:t>
      </w:r>
    </w:p>
    <w:p w14:paraId="300D13E4" w14:textId="1C93738B" w:rsidR="002E7930" w:rsidRPr="00A9567A" w:rsidRDefault="002E7930" w:rsidP="00C304B7">
      <w:pPr>
        <w:pStyle w:val="Flietext"/>
      </w:pPr>
      <w:r w:rsidRPr="00A9567A">
        <w:t xml:space="preserve">Die Aufgabenliste </w:t>
      </w:r>
      <w:r>
        <w:t xml:space="preserve">wird </w:t>
      </w:r>
      <w:r w:rsidRPr="00A9567A">
        <w:t>während des Projektes</w:t>
      </w:r>
      <w:r>
        <w:t xml:space="preserve"> genutzt</w:t>
      </w:r>
      <w:r w:rsidRPr="00A9567A">
        <w:t>, um den Überblick zu behalten. Durch die Sortierung führt die Liste bei Abschluss eines Schrittes zum nächsten, sodass ein sauberes Bearbeiten der Aufgaben möglich ist. Ebenfalls können in der Liste mehrere Schritte parallel abgearbeitet werden</w:t>
      </w:r>
      <w:ins w:id="47" w:author="Nils" w:date="2020-04-15T08:08:00Z">
        <w:r w:rsidR="000918A8">
          <w:t>.</w:t>
        </w:r>
      </w:ins>
      <w:del w:id="48" w:author="Nils" w:date="2020-04-15T08:08:00Z">
        <w:r w:rsidRPr="00A9567A" w:rsidDel="000918A8">
          <w:delText>,</w:delText>
        </w:r>
      </w:del>
      <w:r w:rsidRPr="00A9567A">
        <w:t xml:space="preserve"> Parallele Arbeitsschritte sind häufig im Gantt-Diagramm bezeichnet.</w:t>
      </w:r>
    </w:p>
    <w:p w14:paraId="00C0D053" w14:textId="77777777" w:rsidR="002E7930" w:rsidRPr="00A9567A" w:rsidRDefault="002E7930" w:rsidP="00C304B7">
      <w:pPr>
        <w:pStyle w:val="Flietext"/>
      </w:pPr>
      <w:r w:rsidRPr="00A9567A">
        <w:t xml:space="preserve">Das Gantt-Diagramm stellt hierbei nicht nur die Meilensteine dar, auch strukturiert ein Gantt-Diagramm das Projekt gleichzeitig grob. Diese Meilensteine bekommen dann ein Start- und Enddatum. Dadurch werden die Zeitplanung und die Zielsetzung messbar und damit bewertbar. </w:t>
      </w:r>
    </w:p>
    <w:p w14:paraId="0004A000" w14:textId="77777777" w:rsidR="002E7930" w:rsidRPr="00A9567A" w:rsidRDefault="002E7930" w:rsidP="00C304B7">
      <w:pPr>
        <w:pStyle w:val="Flietext"/>
      </w:pPr>
      <w:r w:rsidRPr="00A9567A">
        <w:t>Die Aufgabenliste und Teile des Zeitplanes werden während des Projektes ständig erweitert und angepasst. Die Zeitrechnung erfolgte im Vorhinein nach einem recht einfachen Schema:</w:t>
      </w:r>
    </w:p>
    <w:p w14:paraId="0DCF7540" w14:textId="77777777" w:rsidR="002E7930" w:rsidRDefault="002E7930" w:rsidP="00BF65E4">
      <w:pPr>
        <w:pStyle w:val="Grafik"/>
      </w:pPr>
      <w:r w:rsidRPr="00A9567A">
        <w:lastRenderedPageBreak/>
        <w:drawing>
          <wp:inline distT="0" distB="0" distL="0" distR="0" wp14:anchorId="7625CE85" wp14:editId="2370ABB8">
            <wp:extent cx="5396230" cy="2755900"/>
            <wp:effectExtent l="0" t="0" r="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2755900"/>
                    </a:xfrm>
                    <a:prstGeom prst="rect">
                      <a:avLst/>
                    </a:prstGeom>
                  </pic:spPr>
                </pic:pic>
              </a:graphicData>
            </a:graphic>
          </wp:inline>
        </w:drawing>
      </w:r>
    </w:p>
    <w:p w14:paraId="4C7ADB0B" w14:textId="09A0AA54" w:rsidR="002E7930" w:rsidRPr="00A9567A" w:rsidRDefault="002E7930" w:rsidP="004879BD">
      <w:pPr>
        <w:pStyle w:val="1ZGrafikunterschrift"/>
      </w:pPr>
      <w:bookmarkStart w:id="49" w:name="_Toc37765001"/>
      <w:bookmarkStart w:id="50" w:name="_Toc37770879"/>
      <w:bookmarkStart w:id="51" w:name="_Toc37834677"/>
      <w:r>
        <w:t xml:space="preserve">Abbildung </w:t>
      </w:r>
      <w:fldSimple w:instr=" STYLEREF 1 \s ">
        <w:r w:rsidR="004879BD">
          <w:rPr>
            <w:noProof/>
          </w:rPr>
          <w:t>3</w:t>
        </w:r>
      </w:fldSimple>
      <w:r w:rsidR="004879BD">
        <w:t>.</w:t>
      </w:r>
      <w:fldSimple w:instr=" SEQ Abbildung \* ARABIC \s 1 ">
        <w:r w:rsidR="004879BD">
          <w:rPr>
            <w:noProof/>
          </w:rPr>
          <w:t>1</w:t>
        </w:r>
      </w:fldSimple>
      <w:r>
        <w:t>:</w:t>
      </w:r>
      <w:r w:rsidRPr="002E7930">
        <w:t xml:space="preserve"> </w:t>
      </w:r>
      <w:r w:rsidRPr="00A9567A">
        <w:t>Grobe Vorplanung</w:t>
      </w:r>
      <w:bookmarkEnd w:id="49"/>
      <w:bookmarkEnd w:id="50"/>
      <w:bookmarkEnd w:id="51"/>
    </w:p>
    <w:p w14:paraId="3DEC9820" w14:textId="0EE75C6A" w:rsidR="002E7930" w:rsidRPr="00A9567A" w:rsidRDefault="002E7930" w:rsidP="00C304B7">
      <w:pPr>
        <w:pStyle w:val="Flietext"/>
      </w:pPr>
      <w:r w:rsidRPr="00A9567A">
        <w:t>In</w:t>
      </w:r>
      <w:r w:rsidR="00623279">
        <w:t xml:space="preserve"> </w:t>
      </w:r>
      <w:ins w:id="52" w:author="Nils" w:date="2020-04-15T08:09:00Z">
        <w:r w:rsidR="0050523A">
          <w:t>Abb.</w:t>
        </w:r>
        <w:r w:rsidR="00967DD9">
          <w:t xml:space="preserve"> </w:t>
        </w:r>
        <w:r w:rsidR="0050523A">
          <w:t>3.1</w:t>
        </w:r>
      </w:ins>
      <w:del w:id="53" w:author="Nils" w:date="2020-04-15T08:09:00Z">
        <w:r w:rsidR="00623279" w:rsidDel="0050523A">
          <w:delText>Abbildung 5</w:delText>
        </w:r>
      </w:del>
      <w:r w:rsidRPr="00A9567A">
        <w:t xml:space="preserve"> ist ein Ablaufplan zu sehen, der das Projekt grob in die Arbeitsphasen einteilt, wie sie im Projekt vorgesehen sind.</w:t>
      </w:r>
    </w:p>
    <w:p w14:paraId="3894E34F" w14:textId="185FF6E8" w:rsidR="002E7930" w:rsidRPr="00A9567A" w:rsidRDefault="002E7930" w:rsidP="00C304B7">
      <w:pPr>
        <w:pStyle w:val="Flietext"/>
      </w:pPr>
      <w:r w:rsidRPr="00A9567A">
        <w:t>Pro Woche ist ein Arbeitstag vorgesehen, der dann nur für das Bachelorprojekt genutzt wird. Dabei ist dann einzuplanen, das an einigen Tagen Bearbeiter des Projektes verhindert sind und einige Tage aufgrund von Feiertagen ausfallen.</w:t>
      </w:r>
      <w:r w:rsidRPr="00A9567A">
        <w:rPr>
          <w:rFonts w:eastAsiaTheme="minorEastAsia"/>
        </w:rPr>
        <w:t xml:space="preserve"> Anhand dessen wird dann auch der Aufwand verschiedener Aufgaben geschätzt und die Zeit so eingeteilt, dass die</w:t>
      </w:r>
      <w:ins w:id="54" w:author="Nils" w:date="2020-04-15T08:09:00Z">
        <w:r w:rsidR="00B007E1">
          <w:rPr>
            <w:rFonts w:eastAsiaTheme="minorEastAsia"/>
          </w:rPr>
          <w:t xml:space="preserve"> Bearbeitung</w:t>
        </w:r>
      </w:ins>
      <w:ins w:id="55" w:author="Nils" w:date="2020-04-15T08:10:00Z">
        <w:r w:rsidR="00B007E1">
          <w:rPr>
            <w:rFonts w:eastAsiaTheme="minorEastAsia"/>
          </w:rPr>
          <w:t>szeit</w:t>
        </w:r>
      </w:ins>
      <w:del w:id="56" w:author="Nils" w:date="2020-04-15T08:09:00Z">
        <w:r w:rsidRPr="00A9567A" w:rsidDel="00B007E1">
          <w:rPr>
            <w:rFonts w:eastAsiaTheme="minorEastAsia"/>
          </w:rPr>
          <w:delText>se Zeit</w:delText>
        </w:r>
      </w:del>
      <w:r w:rsidRPr="00A9567A">
        <w:rPr>
          <w:rFonts w:eastAsiaTheme="minorEastAsia"/>
        </w:rPr>
        <w:t xml:space="preserve"> auch erfüllt wird. Während des Semesters ist es immer wieder nötig, zusätzlich zum festgelegten Termin am Projekt zu arbeiten, während die Dokumentation vollständig außerhalb dieser Zeiten stattfindet.</w:t>
      </w:r>
      <w:r w:rsidRPr="00A9567A">
        <w:rPr>
          <w:rFonts w:eastAsiaTheme="minorEastAsia"/>
          <w:color w:val="FF0000"/>
        </w:rPr>
        <w:t xml:space="preserve"> </w:t>
      </w:r>
      <w:r w:rsidRPr="00A9567A">
        <w:t xml:space="preserve">Der Gantt-Plan und die Aufgabenliste mit den geplanten Einteilungen und zeitlichen Zielsetzungen befinden sich im Anhang. </w:t>
      </w:r>
    </w:p>
    <w:p w14:paraId="42E125D1" w14:textId="77777777" w:rsidR="002E7930" w:rsidRPr="00A9567A" w:rsidRDefault="002E7930" w:rsidP="00C304B7">
      <w:pPr>
        <w:pStyle w:val="Flietext"/>
      </w:pPr>
      <w:r w:rsidRPr="00A9567A">
        <w:t>Für die Projekt</w:t>
      </w:r>
      <w:r w:rsidRPr="00A9567A">
        <w:noBreakHyphen/>
        <w:t xml:space="preserve"> und Aufgabenplanung sind im Projekt auch Lieferzeiten und Verzögerungen in Bestellungen zu beachten, auch sind Labore oder Materialien nicht immer nutzbar. Dies muss</w:t>
      </w:r>
      <w:del w:id="57" w:author="Nils" w:date="2020-04-15T08:10:00Z">
        <w:r w:rsidRPr="00A9567A" w:rsidDel="002E3F38">
          <w:delText>te</w:delText>
        </w:r>
      </w:del>
      <w:r w:rsidRPr="00A9567A">
        <w:t xml:space="preserve"> in der Zeitrechnung ebenfalls beachtet werden, was sich in</w:t>
      </w:r>
      <w:del w:id="58" w:author="Nils" w:date="2020-04-15T08:10:00Z">
        <w:r w:rsidRPr="00A9567A" w:rsidDel="002E3F38">
          <w:delText xml:space="preserve"> den</w:delText>
        </w:r>
      </w:del>
      <w:r w:rsidRPr="00A9567A">
        <w:t xml:space="preserve"> großzügigen Pufferzeiten wiederspiegelt.</w:t>
      </w:r>
    </w:p>
    <w:p w14:paraId="52748DC7" w14:textId="27870E7B" w:rsidR="002E7930" w:rsidRPr="00A9567A" w:rsidRDefault="002E7930" w:rsidP="004879BD">
      <w:pPr>
        <w:pStyle w:val="Heading2"/>
      </w:pPr>
      <w:bookmarkStart w:id="59" w:name="_Toc37841068"/>
      <w:r w:rsidRPr="00A9567A">
        <w:lastRenderedPageBreak/>
        <w:t>Kostenplanung und Kostenrechnung</w:t>
      </w:r>
      <w:bookmarkEnd w:id="59"/>
    </w:p>
    <w:p w14:paraId="5C6FF6BD" w14:textId="77777777" w:rsidR="002E7930" w:rsidRPr="00A9567A" w:rsidRDefault="002E7930" w:rsidP="00C304B7">
      <w:pPr>
        <w:pStyle w:val="Flietext"/>
      </w:pPr>
      <w:r w:rsidRPr="00A9567A">
        <w:t>Während des Projektes ist es zu Beginn am einfachsten, Kosten zu beeinflussen. Je weiter das Projekt fortschreitet, desto mehr Kosten sind bereits entstanden und desto mehr fallen nicht betrachtete Kosten ins Gewicht. Von daher ist eine umfängliche Kostenplanung zu Beginn unerlässlich. Dann ist es einfacher möglich, zusätzlich entstehende Kosten zu identifizieren und, falls nötig, gegenzusteuern.</w:t>
      </w:r>
    </w:p>
    <w:p w14:paraId="4E599CA2" w14:textId="77777777" w:rsidR="002E7930" w:rsidRPr="00A9567A" w:rsidRDefault="002E7930" w:rsidP="00C304B7">
      <w:pPr>
        <w:pStyle w:val="Flietext"/>
      </w:pPr>
      <w:r w:rsidRPr="00A9567A">
        <w:t>Die während des Projektes angewandte Methodik erforderte in einigen Bereichen mehrere Versuchsreihen. Diese sind dann in der Kostenplanung auch zu berücksichtigen. Für einige Ressourcen im Projekt sind die Kosten nicht bekannt un</w:t>
      </w:r>
      <w:r>
        <w:t>d werden</w:t>
      </w:r>
      <w:r w:rsidRPr="00A9567A">
        <w:t xml:space="preserve"> geschätzt. Andere der für das Projekt genutzte</w:t>
      </w:r>
      <w:r>
        <w:t xml:space="preserve"> </w:t>
      </w:r>
      <w:r w:rsidRPr="00A9567A">
        <w:t>Ressourcen sind bereits im Fachbereich vorhanden und</w:t>
      </w:r>
      <w:r>
        <w:t xml:space="preserve"> werden</w:t>
      </w:r>
      <w:r w:rsidRPr="00A9567A">
        <w:t xml:space="preserve"> in der Kostenrechnung nicht </w:t>
      </w:r>
      <w:r>
        <w:t>berücksichtigt</w:t>
      </w:r>
      <w:r w:rsidRPr="00A9567A">
        <w:t>. Diese tragen</w:t>
      </w:r>
      <w:r>
        <w:t xml:space="preserve"> teils</w:t>
      </w:r>
      <w:r w:rsidRPr="00A9567A">
        <w:t xml:space="preserve"> erheblich zur Kostensenkung des Projektes bei und werden deswegen in der Kostenrechnung dennoch aufgeführt.</w:t>
      </w:r>
    </w:p>
    <w:p w14:paraId="0972E4EB" w14:textId="39652520" w:rsidR="002E7930" w:rsidRPr="00A9567A" w:rsidRDefault="002E7930" w:rsidP="00C304B7">
      <w:pPr>
        <w:pStyle w:val="Flietext"/>
      </w:pPr>
      <w:r w:rsidRPr="00A9567A">
        <w:t>Im Folgenden ist ein grober Kostenplan, der während des Projektes entstand</w:t>
      </w:r>
      <w:ins w:id="60" w:author="Nils" w:date="2020-04-15T08:40:00Z">
        <w:r w:rsidR="00422B99">
          <w:t>,</w:t>
        </w:r>
      </w:ins>
      <w:ins w:id="61" w:author="Jonatan Stock" w:date="2020-04-15T08:10:00Z">
        <w:r w:rsidR="00A046B7">
          <w:t xml:space="preserve"> dargestellt</w:t>
        </w:r>
      </w:ins>
      <w:r w:rsidRPr="00A9567A">
        <w:t xml:space="preserve">. Zu diesem Zeitpunkt waren die Kosten für das Gestell bereits bekannt, ebenfalls war bereits bekannt, welche Ressourcen der Fachbereich zur Verfügung stellt. </w:t>
      </w:r>
    </w:p>
    <w:tbl>
      <w:tblPr>
        <w:tblStyle w:val="PlainTable1"/>
        <w:tblW w:w="8500" w:type="dxa"/>
        <w:tblLook w:val="04A0" w:firstRow="1" w:lastRow="0" w:firstColumn="1" w:lastColumn="0" w:noHBand="0" w:noVBand="1"/>
      </w:tblPr>
      <w:tblGrid>
        <w:gridCol w:w="2674"/>
        <w:gridCol w:w="3700"/>
        <w:gridCol w:w="2126"/>
      </w:tblGrid>
      <w:tr w:rsidR="002E7930" w:rsidRPr="00A9567A" w14:paraId="7233787E" w14:textId="77777777" w:rsidTr="002E793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00" w:type="dxa"/>
            <w:gridSpan w:val="3"/>
            <w:noWrap/>
            <w:hideMark/>
          </w:tcPr>
          <w:p w14:paraId="17C4C12C" w14:textId="77777777" w:rsidR="002E7930" w:rsidRPr="00A9567A" w:rsidRDefault="002E7930">
            <w:pPr>
              <w:pStyle w:val="NoSpacing"/>
              <w:rPr>
                <w:lang w:eastAsia="de-DE"/>
              </w:rPr>
              <w:pPrChange w:id="62" w:author="Unknown" w:date="2020-04-15T08:12:00Z">
                <w:pPr>
                  <w:pStyle w:val="Flietext"/>
                </w:pPr>
              </w:pPrChange>
            </w:pPr>
            <w:r w:rsidRPr="00A9567A">
              <w:rPr>
                <w:lang w:eastAsia="de-DE"/>
              </w:rPr>
              <w:t>Demonstrator</w:t>
            </w:r>
          </w:p>
        </w:tc>
      </w:tr>
      <w:tr w:rsidR="002E7930" w:rsidRPr="00A9567A" w14:paraId="6F8819FF"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3BA26CDD" w14:textId="77777777" w:rsidR="002E7930" w:rsidRPr="00A9567A" w:rsidRDefault="002E7930">
            <w:pPr>
              <w:pStyle w:val="NoSpacing"/>
              <w:rPr>
                <w:lang w:eastAsia="de-DE"/>
              </w:rPr>
              <w:pPrChange w:id="63" w:author="Unknown" w:date="2020-04-15T08:12:00Z">
                <w:pPr>
                  <w:pStyle w:val="Flietext"/>
                </w:pPr>
              </w:pPrChange>
            </w:pPr>
            <w:r w:rsidRPr="00A9567A">
              <w:rPr>
                <w:lang w:eastAsia="de-DE"/>
              </w:rPr>
              <w:t>Position</w:t>
            </w:r>
          </w:p>
        </w:tc>
        <w:tc>
          <w:tcPr>
            <w:tcW w:w="3700" w:type="dxa"/>
            <w:noWrap/>
            <w:hideMark/>
          </w:tcPr>
          <w:p w14:paraId="6137341F"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64"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Bereitsteller</w:t>
            </w:r>
          </w:p>
        </w:tc>
        <w:tc>
          <w:tcPr>
            <w:tcW w:w="2126" w:type="dxa"/>
            <w:noWrap/>
            <w:hideMark/>
          </w:tcPr>
          <w:p w14:paraId="1DD7814D"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65"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Kosten</w:t>
            </w:r>
          </w:p>
        </w:tc>
      </w:tr>
      <w:tr w:rsidR="002E7930" w:rsidRPr="00A9567A" w14:paraId="19311F60"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535A4039" w14:textId="77777777" w:rsidR="002E7930" w:rsidRPr="00A9567A" w:rsidRDefault="002E7930">
            <w:pPr>
              <w:pStyle w:val="NoSpacing"/>
              <w:rPr>
                <w:b w:val="0"/>
                <w:bCs w:val="0"/>
                <w:lang w:eastAsia="de-DE"/>
              </w:rPr>
              <w:pPrChange w:id="66" w:author="Unknown" w:date="2020-04-15T08:12:00Z">
                <w:pPr>
                  <w:pStyle w:val="Flietext"/>
                </w:pPr>
              </w:pPrChange>
            </w:pPr>
            <w:r w:rsidRPr="00A9567A">
              <w:rPr>
                <w:lang w:eastAsia="de-DE"/>
              </w:rPr>
              <w:t>Gestell</w:t>
            </w:r>
          </w:p>
        </w:tc>
        <w:tc>
          <w:tcPr>
            <w:tcW w:w="3700" w:type="dxa"/>
            <w:noWrap/>
            <w:hideMark/>
          </w:tcPr>
          <w:p w14:paraId="485EBCD3"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67"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proofErr w:type="spellStart"/>
            <w:r w:rsidRPr="00A9567A">
              <w:rPr>
                <w:lang w:eastAsia="de-DE"/>
              </w:rPr>
              <w:t>Drechshage</w:t>
            </w:r>
            <w:proofErr w:type="spellEnd"/>
          </w:p>
        </w:tc>
        <w:tc>
          <w:tcPr>
            <w:tcW w:w="2126" w:type="dxa"/>
            <w:noWrap/>
            <w:hideMark/>
          </w:tcPr>
          <w:p w14:paraId="757EB6A0"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68"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750</w:t>
            </w:r>
          </w:p>
        </w:tc>
      </w:tr>
      <w:tr w:rsidR="002E7930" w:rsidRPr="00A9567A" w14:paraId="790E5C29"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0C8D541C" w14:textId="77777777" w:rsidR="002E7930" w:rsidRPr="00A9567A" w:rsidRDefault="002E7930">
            <w:pPr>
              <w:pStyle w:val="NoSpacing"/>
              <w:rPr>
                <w:lang w:eastAsia="de-DE"/>
              </w:rPr>
              <w:pPrChange w:id="69" w:author="Unknown" w:date="2020-04-15T08:12:00Z">
                <w:pPr>
                  <w:pStyle w:val="Flietext"/>
                </w:pPr>
              </w:pPrChange>
            </w:pPr>
            <w:r w:rsidRPr="00A9567A">
              <w:rPr>
                <w:lang w:eastAsia="de-DE"/>
              </w:rPr>
              <w:t>Schrauben</w:t>
            </w:r>
          </w:p>
        </w:tc>
        <w:tc>
          <w:tcPr>
            <w:tcW w:w="3700" w:type="dxa"/>
            <w:noWrap/>
            <w:hideMark/>
          </w:tcPr>
          <w:p w14:paraId="24E06C6C"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70"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Hornbach</w:t>
            </w:r>
          </w:p>
        </w:tc>
        <w:tc>
          <w:tcPr>
            <w:tcW w:w="2126" w:type="dxa"/>
            <w:noWrap/>
            <w:hideMark/>
          </w:tcPr>
          <w:p w14:paraId="50AC3231"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71"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20</w:t>
            </w:r>
          </w:p>
        </w:tc>
      </w:tr>
      <w:tr w:rsidR="002E7930" w:rsidRPr="00A9567A" w14:paraId="7F18690F"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36F29358" w14:textId="77777777" w:rsidR="002E7930" w:rsidRPr="00A9567A" w:rsidRDefault="002E7930">
            <w:pPr>
              <w:pStyle w:val="NoSpacing"/>
              <w:rPr>
                <w:lang w:eastAsia="de-DE"/>
              </w:rPr>
              <w:pPrChange w:id="72" w:author="Unknown" w:date="2020-04-15T08:12:00Z">
                <w:pPr>
                  <w:pStyle w:val="Flietext"/>
                </w:pPr>
              </w:pPrChange>
            </w:pPr>
            <w:r w:rsidRPr="00A9567A">
              <w:rPr>
                <w:lang w:eastAsia="de-DE"/>
              </w:rPr>
              <w:t>Ausleitung</w:t>
            </w:r>
          </w:p>
        </w:tc>
        <w:tc>
          <w:tcPr>
            <w:tcW w:w="3700" w:type="dxa"/>
            <w:noWrap/>
            <w:hideMark/>
          </w:tcPr>
          <w:p w14:paraId="130B79F4"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73"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Conrad</w:t>
            </w:r>
          </w:p>
        </w:tc>
        <w:tc>
          <w:tcPr>
            <w:tcW w:w="2126" w:type="dxa"/>
            <w:noWrap/>
            <w:hideMark/>
          </w:tcPr>
          <w:p w14:paraId="3A523718" w14:textId="70F74AFB" w:rsidR="002E7930" w:rsidRPr="00A9567A" w:rsidRDefault="00580A5F">
            <w:pPr>
              <w:pStyle w:val="NoSpacing"/>
              <w:cnfStyle w:val="000000000000" w:firstRow="0" w:lastRow="0" w:firstColumn="0" w:lastColumn="0" w:oddVBand="0" w:evenVBand="0" w:oddHBand="0" w:evenHBand="0" w:firstRowFirstColumn="0" w:firstRowLastColumn="0" w:lastRowFirstColumn="0" w:lastRowLastColumn="0"/>
              <w:rPr>
                <w:lang w:eastAsia="de-DE"/>
              </w:rPr>
              <w:pPrChange w:id="74"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Pr>
                <w:lang w:eastAsia="de-DE"/>
              </w:rPr>
              <w:t>2</w:t>
            </w:r>
            <w:r w:rsidR="002E7930" w:rsidRPr="00A9567A">
              <w:rPr>
                <w:lang w:eastAsia="de-DE"/>
              </w:rPr>
              <w:t>0</w:t>
            </w:r>
          </w:p>
        </w:tc>
      </w:tr>
      <w:tr w:rsidR="002E7930" w:rsidRPr="00A9567A" w14:paraId="6794A315"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66836061" w14:textId="77777777" w:rsidR="002E7930" w:rsidRPr="00A9567A" w:rsidRDefault="002E7930">
            <w:pPr>
              <w:pStyle w:val="NoSpacing"/>
              <w:rPr>
                <w:lang w:eastAsia="de-DE"/>
              </w:rPr>
              <w:pPrChange w:id="75" w:author="Unknown" w:date="2020-04-15T08:12:00Z">
                <w:pPr>
                  <w:pStyle w:val="Flietext"/>
                </w:pPr>
              </w:pPrChange>
            </w:pPr>
            <w:r w:rsidRPr="00A9567A">
              <w:rPr>
                <w:lang w:eastAsia="de-DE"/>
              </w:rPr>
              <w:t>Filter-Staubsauger</w:t>
            </w:r>
          </w:p>
        </w:tc>
        <w:tc>
          <w:tcPr>
            <w:tcW w:w="3700" w:type="dxa"/>
            <w:noWrap/>
            <w:hideMark/>
          </w:tcPr>
          <w:p w14:paraId="591553DC"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76"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Amazon</w:t>
            </w:r>
          </w:p>
        </w:tc>
        <w:tc>
          <w:tcPr>
            <w:tcW w:w="2126" w:type="dxa"/>
            <w:noWrap/>
            <w:hideMark/>
          </w:tcPr>
          <w:p w14:paraId="223F0AF8"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77"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50</w:t>
            </w:r>
          </w:p>
        </w:tc>
      </w:tr>
      <w:tr w:rsidR="002E7930" w:rsidRPr="00A9567A" w14:paraId="20F2F7CD"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4C415869" w14:textId="77777777" w:rsidR="002E7930" w:rsidRPr="00A9567A" w:rsidRDefault="002E7930">
            <w:pPr>
              <w:pStyle w:val="NoSpacing"/>
              <w:rPr>
                <w:lang w:eastAsia="de-DE"/>
              </w:rPr>
              <w:pPrChange w:id="78" w:author="Unknown" w:date="2020-04-15T08:12:00Z">
                <w:pPr>
                  <w:pStyle w:val="Flietext"/>
                </w:pPr>
              </w:pPrChange>
            </w:pPr>
            <w:r w:rsidRPr="00A9567A">
              <w:rPr>
                <w:lang w:eastAsia="de-DE"/>
              </w:rPr>
              <w:t>Rotationseinheit</w:t>
            </w:r>
          </w:p>
        </w:tc>
        <w:tc>
          <w:tcPr>
            <w:tcW w:w="3700" w:type="dxa"/>
            <w:noWrap/>
            <w:hideMark/>
          </w:tcPr>
          <w:p w14:paraId="01E990AF"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79"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NTS</w:t>
            </w:r>
          </w:p>
        </w:tc>
        <w:tc>
          <w:tcPr>
            <w:tcW w:w="2126" w:type="dxa"/>
            <w:noWrap/>
            <w:hideMark/>
          </w:tcPr>
          <w:p w14:paraId="7860498F"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80"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r>
      <w:tr w:rsidR="002E7930" w:rsidRPr="00A9567A" w14:paraId="7659D9BD"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24193FD4" w14:textId="77777777" w:rsidR="002E7930" w:rsidRPr="00A9567A" w:rsidRDefault="002E7930">
            <w:pPr>
              <w:pStyle w:val="NoSpacing"/>
              <w:rPr>
                <w:lang w:eastAsia="de-DE"/>
              </w:rPr>
              <w:pPrChange w:id="81" w:author="Unknown" w:date="2020-04-15T08:12:00Z">
                <w:pPr>
                  <w:pStyle w:val="Flietext"/>
                </w:pPr>
              </w:pPrChange>
            </w:pPr>
            <w:r w:rsidRPr="00A9567A">
              <w:rPr>
                <w:lang w:eastAsia="de-DE"/>
              </w:rPr>
              <w:t>POWER-TINY</w:t>
            </w:r>
          </w:p>
        </w:tc>
        <w:tc>
          <w:tcPr>
            <w:tcW w:w="3700" w:type="dxa"/>
            <w:noWrap/>
            <w:hideMark/>
          </w:tcPr>
          <w:p w14:paraId="77B25F03"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82"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c>
          <w:tcPr>
            <w:tcW w:w="2126" w:type="dxa"/>
            <w:noWrap/>
            <w:hideMark/>
          </w:tcPr>
          <w:p w14:paraId="10F3DC5F"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83"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r>
      <w:tr w:rsidR="002E7930" w:rsidRPr="00A9567A" w14:paraId="567D560C"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70030E76" w14:textId="77777777" w:rsidR="002E7930" w:rsidRPr="00A9567A" w:rsidRDefault="002E7930">
            <w:pPr>
              <w:pStyle w:val="NoSpacing"/>
              <w:rPr>
                <w:lang w:eastAsia="de-DE"/>
              </w:rPr>
              <w:pPrChange w:id="84" w:author="Unknown" w:date="2020-04-15T08:12:00Z">
                <w:pPr>
                  <w:pStyle w:val="Flietext"/>
                </w:pPr>
              </w:pPrChange>
            </w:pPr>
            <w:r w:rsidRPr="00A9567A">
              <w:rPr>
                <w:lang w:eastAsia="de-DE"/>
              </w:rPr>
              <w:t>Fernbedienung</w:t>
            </w:r>
          </w:p>
        </w:tc>
        <w:tc>
          <w:tcPr>
            <w:tcW w:w="3700" w:type="dxa"/>
            <w:noWrap/>
            <w:hideMark/>
          </w:tcPr>
          <w:p w14:paraId="404EA6CC"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85"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c>
          <w:tcPr>
            <w:tcW w:w="2126" w:type="dxa"/>
            <w:noWrap/>
            <w:hideMark/>
          </w:tcPr>
          <w:p w14:paraId="2461C989"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86"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r>
      <w:tr w:rsidR="002E7930" w:rsidRPr="00A9567A" w14:paraId="39A3EB83"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215AFCED" w14:textId="77777777" w:rsidR="002E7930" w:rsidRPr="00A9567A" w:rsidRDefault="002E7930">
            <w:pPr>
              <w:pStyle w:val="NoSpacing"/>
              <w:rPr>
                <w:lang w:eastAsia="de-DE"/>
              </w:rPr>
              <w:pPrChange w:id="87" w:author="Unknown" w:date="2020-04-15T08:12:00Z">
                <w:pPr>
                  <w:pStyle w:val="Flietext"/>
                </w:pPr>
              </w:pPrChange>
            </w:pPr>
            <w:proofErr w:type="spellStart"/>
            <w:r w:rsidRPr="00A9567A">
              <w:rPr>
                <w:lang w:eastAsia="de-DE"/>
              </w:rPr>
              <w:t>Terahertz</w:t>
            </w:r>
            <w:proofErr w:type="spellEnd"/>
            <w:r w:rsidRPr="00A9567A">
              <w:rPr>
                <w:lang w:eastAsia="de-DE"/>
              </w:rPr>
              <w:t>-Antenne</w:t>
            </w:r>
          </w:p>
        </w:tc>
        <w:tc>
          <w:tcPr>
            <w:tcW w:w="3700" w:type="dxa"/>
            <w:noWrap/>
            <w:hideMark/>
          </w:tcPr>
          <w:p w14:paraId="3AA5DF86"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88"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c>
          <w:tcPr>
            <w:tcW w:w="2126" w:type="dxa"/>
            <w:noWrap/>
            <w:hideMark/>
          </w:tcPr>
          <w:p w14:paraId="087CDFD7"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89"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r>
      <w:tr w:rsidR="002E7930" w:rsidRPr="00A9567A" w14:paraId="29858B37"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608EC11A" w14:textId="77777777" w:rsidR="002E7930" w:rsidRPr="00A9567A" w:rsidRDefault="002E7930">
            <w:pPr>
              <w:pStyle w:val="NoSpacing"/>
              <w:rPr>
                <w:b w:val="0"/>
                <w:bCs w:val="0"/>
                <w:lang w:eastAsia="de-DE"/>
              </w:rPr>
              <w:pPrChange w:id="90" w:author="Unknown" w:date="2020-04-15T08:12:00Z">
                <w:pPr>
                  <w:pStyle w:val="Flietext"/>
                </w:pPr>
              </w:pPrChange>
            </w:pPr>
            <w:r w:rsidRPr="00A9567A">
              <w:rPr>
                <w:lang w:eastAsia="de-DE"/>
              </w:rPr>
              <w:t>Nephelometer</w:t>
            </w:r>
          </w:p>
        </w:tc>
        <w:tc>
          <w:tcPr>
            <w:tcW w:w="3700" w:type="dxa"/>
            <w:noWrap/>
            <w:hideMark/>
          </w:tcPr>
          <w:p w14:paraId="5F92EB58"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91"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c>
          <w:tcPr>
            <w:tcW w:w="2126" w:type="dxa"/>
            <w:noWrap/>
            <w:hideMark/>
          </w:tcPr>
          <w:p w14:paraId="225B7433"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92"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r>
      <w:tr w:rsidR="002E7930" w:rsidRPr="00A9567A" w14:paraId="155DD16D"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033A89C9" w14:textId="77777777" w:rsidR="002E7930" w:rsidRPr="00A9567A" w:rsidRDefault="002E7930">
            <w:pPr>
              <w:pStyle w:val="NoSpacing"/>
              <w:rPr>
                <w:lang w:eastAsia="de-DE"/>
              </w:rPr>
              <w:pPrChange w:id="93" w:author="Unknown" w:date="2020-04-15T08:12:00Z">
                <w:pPr>
                  <w:pStyle w:val="Flietext"/>
                </w:pPr>
              </w:pPrChange>
            </w:pPr>
            <w:r w:rsidRPr="00A9567A">
              <w:rPr>
                <w:lang w:eastAsia="de-DE"/>
              </w:rPr>
              <w:t>Platinen</w:t>
            </w:r>
          </w:p>
        </w:tc>
        <w:tc>
          <w:tcPr>
            <w:tcW w:w="3700" w:type="dxa"/>
            <w:noWrap/>
            <w:hideMark/>
          </w:tcPr>
          <w:p w14:paraId="77C49E76"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94"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NTS</w:t>
            </w:r>
          </w:p>
        </w:tc>
        <w:tc>
          <w:tcPr>
            <w:tcW w:w="2126" w:type="dxa"/>
            <w:noWrap/>
            <w:hideMark/>
          </w:tcPr>
          <w:p w14:paraId="4D0008C8"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95"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r>
      <w:tr w:rsidR="002E7930" w:rsidRPr="00A9567A" w14:paraId="2B84184C"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4B38043C" w14:textId="77777777" w:rsidR="002E7930" w:rsidRPr="00A9567A" w:rsidRDefault="002E7930">
            <w:pPr>
              <w:pStyle w:val="NoSpacing"/>
              <w:rPr>
                <w:lang w:eastAsia="de-DE"/>
              </w:rPr>
              <w:pPrChange w:id="96" w:author="Unknown" w:date="2020-04-15T08:12:00Z">
                <w:pPr>
                  <w:pStyle w:val="Flietext"/>
                </w:pPr>
              </w:pPrChange>
            </w:pPr>
            <w:r w:rsidRPr="00A9567A">
              <w:rPr>
                <w:lang w:eastAsia="de-DE"/>
              </w:rPr>
              <w:t>Infrarot-Diode</w:t>
            </w:r>
          </w:p>
        </w:tc>
        <w:tc>
          <w:tcPr>
            <w:tcW w:w="3700" w:type="dxa"/>
            <w:noWrap/>
            <w:hideMark/>
          </w:tcPr>
          <w:p w14:paraId="3F075022"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97"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c>
          <w:tcPr>
            <w:tcW w:w="2126" w:type="dxa"/>
            <w:noWrap/>
            <w:hideMark/>
          </w:tcPr>
          <w:p w14:paraId="1699F621"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98"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r>
      <w:tr w:rsidR="002E7930" w:rsidRPr="00A9567A" w14:paraId="4989E46E"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05A4D9F4" w14:textId="77777777" w:rsidR="002E7930" w:rsidRPr="00A9567A" w:rsidRDefault="002E7930">
            <w:pPr>
              <w:pStyle w:val="NoSpacing"/>
              <w:rPr>
                <w:lang w:eastAsia="de-DE"/>
              </w:rPr>
              <w:pPrChange w:id="99" w:author="Unknown" w:date="2020-04-15T08:12:00Z">
                <w:pPr>
                  <w:pStyle w:val="Flietext"/>
                </w:pPr>
              </w:pPrChange>
            </w:pPr>
            <w:r w:rsidRPr="00A9567A">
              <w:rPr>
                <w:lang w:eastAsia="de-DE"/>
              </w:rPr>
              <w:t>Arduino</w:t>
            </w:r>
          </w:p>
        </w:tc>
        <w:tc>
          <w:tcPr>
            <w:tcW w:w="3700" w:type="dxa"/>
            <w:noWrap/>
            <w:hideMark/>
          </w:tcPr>
          <w:p w14:paraId="204A1DEA"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100"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c>
          <w:tcPr>
            <w:tcW w:w="2126" w:type="dxa"/>
            <w:noWrap/>
            <w:hideMark/>
          </w:tcPr>
          <w:p w14:paraId="566A5D4B"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101"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r>
      <w:tr w:rsidR="002E7930" w:rsidRPr="00A9567A" w14:paraId="413DE636" w14:textId="77777777" w:rsidTr="002E7930">
        <w:trPr>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4A0D362A" w14:textId="77777777" w:rsidR="002E7930" w:rsidRPr="00A9567A" w:rsidRDefault="002E7930">
            <w:pPr>
              <w:pStyle w:val="NoSpacing"/>
              <w:rPr>
                <w:lang w:eastAsia="de-DE"/>
              </w:rPr>
              <w:pPrChange w:id="102" w:author="Unknown" w:date="2020-04-15T08:12:00Z">
                <w:pPr>
                  <w:pStyle w:val="Flietext"/>
                </w:pPr>
              </w:pPrChange>
            </w:pPr>
            <w:r w:rsidRPr="00A9567A">
              <w:rPr>
                <w:lang w:eastAsia="de-DE"/>
              </w:rPr>
              <w:t>Fotodiode</w:t>
            </w:r>
          </w:p>
        </w:tc>
        <w:tc>
          <w:tcPr>
            <w:tcW w:w="3700" w:type="dxa"/>
            <w:noWrap/>
            <w:hideMark/>
          </w:tcPr>
          <w:p w14:paraId="77E3B9CD"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103"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c>
          <w:tcPr>
            <w:tcW w:w="2126" w:type="dxa"/>
            <w:noWrap/>
            <w:hideMark/>
          </w:tcPr>
          <w:p w14:paraId="765BF7CA" w14:textId="77777777" w:rsidR="002E7930" w:rsidRPr="00A9567A" w:rsidRDefault="002E7930">
            <w:pPr>
              <w:pStyle w:val="NoSpacing"/>
              <w:cnfStyle w:val="000000000000" w:firstRow="0" w:lastRow="0" w:firstColumn="0" w:lastColumn="0" w:oddVBand="0" w:evenVBand="0" w:oddHBand="0" w:evenHBand="0" w:firstRowFirstColumn="0" w:firstRowLastColumn="0" w:lastRowFirstColumn="0" w:lastRowLastColumn="0"/>
              <w:rPr>
                <w:lang w:eastAsia="de-DE"/>
              </w:rPr>
              <w:pPrChange w:id="104" w:author="Unknown" w:date="2020-04-15T08:12:00Z">
                <w:pPr>
                  <w:pStyle w:val="Flietext"/>
                  <w:cnfStyle w:val="000000000000" w:firstRow="0" w:lastRow="0" w:firstColumn="0" w:lastColumn="0" w:oddVBand="0" w:evenVBand="0" w:oddHBand="0" w:evenHBand="0" w:firstRowFirstColumn="0" w:firstRowLastColumn="0" w:lastRowFirstColumn="0" w:lastRowLastColumn="0"/>
                </w:pPr>
              </w:pPrChange>
            </w:pPr>
            <w:r w:rsidRPr="00A9567A">
              <w:rPr>
                <w:lang w:eastAsia="de-DE"/>
              </w:rPr>
              <w:t> </w:t>
            </w:r>
          </w:p>
        </w:tc>
      </w:tr>
      <w:tr w:rsidR="002E7930" w:rsidRPr="00A9567A" w14:paraId="2A191138" w14:textId="77777777" w:rsidTr="002E793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74" w:type="dxa"/>
            <w:noWrap/>
            <w:hideMark/>
          </w:tcPr>
          <w:p w14:paraId="7EB579C2" w14:textId="77777777" w:rsidR="002E7930" w:rsidRPr="00A9567A" w:rsidRDefault="002E7930">
            <w:pPr>
              <w:pStyle w:val="NoSpacing"/>
              <w:rPr>
                <w:lang w:eastAsia="de-DE"/>
              </w:rPr>
              <w:pPrChange w:id="105" w:author="Unknown" w:date="2020-04-15T08:12:00Z">
                <w:pPr>
                  <w:pStyle w:val="Flietext"/>
                </w:pPr>
              </w:pPrChange>
            </w:pPr>
            <w:r w:rsidRPr="00A9567A">
              <w:rPr>
                <w:lang w:eastAsia="de-DE"/>
              </w:rPr>
              <w:t>sonstige Bauteile</w:t>
            </w:r>
          </w:p>
        </w:tc>
        <w:tc>
          <w:tcPr>
            <w:tcW w:w="3700" w:type="dxa"/>
            <w:noWrap/>
            <w:hideMark/>
          </w:tcPr>
          <w:p w14:paraId="130D0702"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106" w:author="Unknown" w:date="2020-04-15T08:12:00Z">
                <w:pPr>
                  <w:pStyle w:val="Fliet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c>
          <w:tcPr>
            <w:tcW w:w="2126" w:type="dxa"/>
            <w:noWrap/>
            <w:hideMark/>
          </w:tcPr>
          <w:p w14:paraId="75D29132" w14:textId="77777777" w:rsidR="002E7930" w:rsidRPr="00A9567A" w:rsidRDefault="002E7930">
            <w:pPr>
              <w:pStyle w:val="NoSpacing"/>
              <w:cnfStyle w:val="000000100000" w:firstRow="0" w:lastRow="0" w:firstColumn="0" w:lastColumn="0" w:oddVBand="0" w:evenVBand="0" w:oddHBand="1" w:evenHBand="0" w:firstRowFirstColumn="0" w:firstRowLastColumn="0" w:lastRowFirstColumn="0" w:lastRowLastColumn="0"/>
              <w:rPr>
                <w:lang w:eastAsia="de-DE"/>
              </w:rPr>
              <w:pPrChange w:id="107" w:author="Unknown" w:date="2020-04-15T08:12:00Z">
                <w:pPr>
                  <w:pStyle w:val="Flietext"/>
                  <w:keepNext/>
                  <w:cnfStyle w:val="000000100000" w:firstRow="0" w:lastRow="0" w:firstColumn="0" w:lastColumn="0" w:oddVBand="0" w:evenVBand="0" w:oddHBand="1" w:evenHBand="0" w:firstRowFirstColumn="0" w:firstRowLastColumn="0" w:lastRowFirstColumn="0" w:lastRowLastColumn="0"/>
                </w:pPr>
              </w:pPrChange>
            </w:pPr>
            <w:r w:rsidRPr="00A9567A">
              <w:rPr>
                <w:lang w:eastAsia="de-DE"/>
              </w:rPr>
              <w:t> </w:t>
            </w:r>
          </w:p>
        </w:tc>
      </w:tr>
    </w:tbl>
    <w:p w14:paraId="1ABA01D7" w14:textId="61FF1C01" w:rsidR="004879BD" w:rsidRDefault="004879BD" w:rsidP="004879BD">
      <w:pPr>
        <w:pStyle w:val="1ZGrafikunterschrift"/>
      </w:pPr>
      <w:r>
        <w:t xml:space="preserve">Tabelle </w:t>
      </w:r>
      <w:fldSimple w:instr=" STYLEREF 1 \s ">
        <w:r w:rsidR="001969DE">
          <w:rPr>
            <w:noProof/>
          </w:rPr>
          <w:t>3</w:t>
        </w:r>
      </w:fldSimple>
      <w:r w:rsidR="001969DE">
        <w:t>.</w:t>
      </w:r>
      <w:fldSimple w:instr=" SEQ Tabelle \* ARABIC \s 1 ">
        <w:r w:rsidR="001969DE">
          <w:rPr>
            <w:noProof/>
          </w:rPr>
          <w:t>1</w:t>
        </w:r>
      </w:fldSimple>
      <w:r>
        <w:t>:</w:t>
      </w:r>
      <w:r w:rsidRPr="004879BD">
        <w:t xml:space="preserve"> </w:t>
      </w:r>
      <w:r w:rsidRPr="00A9567A">
        <w:t>Vorläufige Kostenplanung, wie sie während des Projektes entstand</w:t>
      </w:r>
    </w:p>
    <w:p w14:paraId="1EB6541B" w14:textId="5ABE2102" w:rsidR="002E7930" w:rsidRPr="00A9567A" w:rsidRDefault="002E7930" w:rsidP="00C304B7">
      <w:pPr>
        <w:pStyle w:val="Flietext"/>
      </w:pPr>
      <w:r w:rsidRPr="00A9567A">
        <w:lastRenderedPageBreak/>
        <w:t xml:space="preserve">Die Kosten sind </w:t>
      </w:r>
      <w:r w:rsidR="00580A5F" w:rsidRPr="00A9567A">
        <w:t>während des Projekts</w:t>
      </w:r>
      <w:r w:rsidRPr="00A9567A">
        <w:t xml:space="preserve"> nicht über die hier aufgeführten Kosten gestiegen.</w:t>
      </w:r>
    </w:p>
    <w:p w14:paraId="53C56394" w14:textId="1A300AE9" w:rsidR="002E7930" w:rsidRPr="00A9567A" w:rsidRDefault="002E7930" w:rsidP="004879BD">
      <w:pPr>
        <w:pStyle w:val="Heading2"/>
      </w:pPr>
      <w:bookmarkStart w:id="108" w:name="_Toc37841069"/>
      <w:r w:rsidRPr="00A9567A">
        <w:t>Qualitätssicherung</w:t>
      </w:r>
      <w:bookmarkEnd w:id="108"/>
    </w:p>
    <w:p w14:paraId="568A0173" w14:textId="77777777" w:rsidR="002E7930" w:rsidRPr="00A9567A" w:rsidRDefault="002E7930" w:rsidP="00C304B7">
      <w:pPr>
        <w:pStyle w:val="Flietext"/>
      </w:pPr>
      <w:r w:rsidRPr="00A9567A">
        <w:t>Die Qualitätsansprüche für das Projekt sind so anzusetzen, dass das Endprodukt auf Messen und Kongressen präsentiert werden kann. Wichtige zu erreichende Punkte der Qualitätskontrolle sind:</w:t>
      </w:r>
    </w:p>
    <w:p w14:paraId="07668D12" w14:textId="77777777" w:rsidR="002E7930" w:rsidRPr="00A9567A" w:rsidRDefault="002E7930" w:rsidP="002E7930">
      <w:pPr>
        <w:pStyle w:val="ListParagraph"/>
        <w:numPr>
          <w:ilvl w:val="0"/>
          <w:numId w:val="29"/>
        </w:numPr>
        <w:rPr>
          <w:szCs w:val="24"/>
        </w:rPr>
      </w:pPr>
      <w:r w:rsidRPr="00A9567A">
        <w:rPr>
          <w:szCs w:val="24"/>
        </w:rPr>
        <w:t>Das Gestell ist klein und stabil genug, um Transporte und die Benutzung unbeschadet zu überstehen.</w:t>
      </w:r>
    </w:p>
    <w:p w14:paraId="043E9B6C" w14:textId="77777777" w:rsidR="002E7930" w:rsidRPr="00A9567A" w:rsidRDefault="002E7930" w:rsidP="002E7930">
      <w:pPr>
        <w:pStyle w:val="ListParagraph"/>
        <w:numPr>
          <w:ilvl w:val="0"/>
          <w:numId w:val="29"/>
        </w:numPr>
        <w:rPr>
          <w:szCs w:val="24"/>
        </w:rPr>
      </w:pPr>
      <w:r w:rsidRPr="00A9567A">
        <w:rPr>
          <w:szCs w:val="24"/>
        </w:rPr>
        <w:t>Das Gestell ist weitestgehend hermetisch geschlossen; Dampf entweicht nicht oder nur wenig.</w:t>
      </w:r>
    </w:p>
    <w:p w14:paraId="70DD3454" w14:textId="77777777" w:rsidR="002E7930" w:rsidRPr="00A9567A" w:rsidRDefault="002E7930" w:rsidP="002E7930">
      <w:pPr>
        <w:pStyle w:val="ListParagraph"/>
        <w:numPr>
          <w:ilvl w:val="0"/>
          <w:numId w:val="29"/>
        </w:numPr>
        <w:rPr>
          <w:szCs w:val="24"/>
        </w:rPr>
      </w:pPr>
      <w:r w:rsidRPr="00A9567A">
        <w:rPr>
          <w:szCs w:val="24"/>
        </w:rPr>
        <w:t>Das Gestell ist somit sauber zu verarbeiten.</w:t>
      </w:r>
    </w:p>
    <w:p w14:paraId="712D8043" w14:textId="77777777" w:rsidR="002E7930" w:rsidRPr="00A9567A" w:rsidRDefault="002E7930" w:rsidP="002E7930">
      <w:pPr>
        <w:pStyle w:val="ListParagraph"/>
        <w:numPr>
          <w:ilvl w:val="0"/>
          <w:numId w:val="29"/>
        </w:numPr>
        <w:rPr>
          <w:szCs w:val="24"/>
        </w:rPr>
      </w:pPr>
      <w:r w:rsidRPr="00A9567A">
        <w:rPr>
          <w:szCs w:val="24"/>
        </w:rPr>
        <w:t>Dampf kann ohne großen Aufwand in das Gestell eingeleitet werden.</w:t>
      </w:r>
    </w:p>
    <w:p w14:paraId="799E6D04" w14:textId="77777777" w:rsidR="002E7930" w:rsidRPr="00A9567A" w:rsidRDefault="002E7930" w:rsidP="002E7930">
      <w:pPr>
        <w:pStyle w:val="ListParagraph"/>
        <w:numPr>
          <w:ilvl w:val="0"/>
          <w:numId w:val="29"/>
        </w:numPr>
        <w:rPr>
          <w:szCs w:val="24"/>
        </w:rPr>
      </w:pPr>
      <w:r w:rsidRPr="00A9567A">
        <w:rPr>
          <w:szCs w:val="24"/>
        </w:rPr>
        <w:t>Das Nephelometer liefert Messdaten mit ausreichender Genauigkeit; Messungen sind reproduzierbar und werden von Außenbedingungen nicht beeinflusst.</w:t>
      </w:r>
    </w:p>
    <w:p w14:paraId="4DC93B32" w14:textId="77777777" w:rsidR="002E7930" w:rsidRPr="00A9567A" w:rsidRDefault="002E7930" w:rsidP="002E7930">
      <w:pPr>
        <w:pStyle w:val="ListParagraph"/>
        <w:numPr>
          <w:ilvl w:val="0"/>
          <w:numId w:val="29"/>
        </w:numPr>
        <w:rPr>
          <w:szCs w:val="24"/>
        </w:rPr>
      </w:pPr>
      <w:r w:rsidRPr="00A9567A">
        <w:rPr>
          <w:szCs w:val="24"/>
        </w:rPr>
        <w:t>Die Filteranlage befreit in kurzer Zeit das Gestell vom Dampf, sodass es geöffnet werden kann.</w:t>
      </w:r>
    </w:p>
    <w:p w14:paraId="3BF0DA09" w14:textId="77777777" w:rsidR="002E7930" w:rsidRPr="00A9567A" w:rsidRDefault="002E7930" w:rsidP="00C304B7">
      <w:pPr>
        <w:pStyle w:val="Flietext"/>
      </w:pPr>
      <w:r w:rsidRPr="00A9567A">
        <w:t xml:space="preserve">Der erste Punkt ist wichtig, damit das Gestell dauerhaft als Demonstrator genutzt werden kann und sich nicht nur auf ein Projekt beschränkt. </w:t>
      </w:r>
    </w:p>
    <w:p w14:paraId="21E96230" w14:textId="631402B2" w:rsidR="007E6B14" w:rsidRDefault="002E7930" w:rsidP="00C304B7">
      <w:pPr>
        <w:pStyle w:val="Flietext"/>
      </w:pPr>
      <w:r w:rsidRPr="00A9567A">
        <w:t>Zusätzlich soll der Demonstrator nicht während des Betriebes oder bei Öffnung die Rauchmeldeanlage eines Gebäudes auslösen. Deswegen sind Dichtigkeit und die Fähigkeit, den Dampf schnell aus der Luft zu filtern, ein wichtiger Punkt.</w:t>
      </w:r>
      <w:del w:id="109" w:author="Nils" w:date="2020-04-15T08:14:00Z">
        <w:r w:rsidRPr="00A9567A" w:rsidDel="006E250F">
          <w:delText xml:space="preserve"> </w:delText>
        </w:r>
      </w:del>
      <w:r w:rsidRPr="00A9567A">
        <w:t xml:space="preserve"> </w:t>
      </w:r>
      <w:r w:rsidRPr="00A9567A">
        <w:br/>
        <w:t>Die notwendigen Bedingungen der Qualitätskontrolle werden in den einzelnen Unterkapiteln behandelt, in diesen wird dann auch weiter darauf eingegangen, falls nötig.</w:t>
      </w:r>
      <w:r w:rsidR="007E6B14">
        <w:t xml:space="preserve"> </w:t>
      </w:r>
    </w:p>
    <w:p w14:paraId="2CEE2A4E" w14:textId="7CA5462C" w:rsidR="00317BDA" w:rsidRDefault="00317BDA" w:rsidP="00C304B7">
      <w:pPr>
        <w:pStyle w:val="Flietext"/>
      </w:pPr>
      <w:r>
        <w:br w:type="page"/>
      </w:r>
    </w:p>
    <w:p w14:paraId="1993E516" w14:textId="09EBB6F0" w:rsidR="001622B5" w:rsidRDefault="00317BDA" w:rsidP="004879BD">
      <w:pPr>
        <w:pStyle w:val="Heading1"/>
      </w:pPr>
      <w:bookmarkStart w:id="110" w:name="_Toc37841070"/>
      <w:r>
        <w:lastRenderedPageBreak/>
        <w:t>Durchführung</w:t>
      </w:r>
      <w:bookmarkEnd w:id="110"/>
    </w:p>
    <w:p w14:paraId="6DC211E0" w14:textId="77777777" w:rsidR="002E7930" w:rsidRPr="00A9567A" w:rsidRDefault="002E7930" w:rsidP="00C304B7">
      <w:pPr>
        <w:pStyle w:val="Flietext"/>
      </w:pPr>
      <w:r w:rsidRPr="00A9567A">
        <w:t>Zielsetzung und Projektplanung wurden bereits in dem zugehörigen Unterkapitel beschrieben. In diesem Unterkapitel soll darauf eingegangen werden, welche Vorgehensweisen während des Projektes genutzt werden.</w:t>
      </w:r>
    </w:p>
    <w:p w14:paraId="4934BD9A" w14:textId="77777777" w:rsidR="002E7930" w:rsidRPr="00A9567A" w:rsidRDefault="002E7930" w:rsidP="00C304B7">
      <w:pPr>
        <w:pStyle w:val="Flietext"/>
      </w:pPr>
      <w:r w:rsidRPr="00A9567A">
        <w:t>Die Inhalte des Projektes können grundsätzlich in zwei Bereiche eingeteilt werden. Der erste Bereich ist eine Rekonstruktion des zuvor gelernten, der zweite Bereich ist der Erkenntnisgewinn. Für den ersten Bereich des Projektes bietet es sich an, nach den bekannten Strukturen zu gehen und die gelernte Methodik anzuwenden. Für den zweiten Bereich ist es erforderlich, eine oder vielleicht mehrere Versuchsreihen durchzuführen, um die Anforderungen zu erfüllen.</w:t>
      </w:r>
    </w:p>
    <w:p w14:paraId="47539D30" w14:textId="43C580AB" w:rsidR="002E7930" w:rsidRDefault="002E7930" w:rsidP="00C304B7">
      <w:pPr>
        <w:pStyle w:val="Flietext"/>
      </w:pPr>
      <w:r w:rsidRPr="00A9567A">
        <w:t xml:space="preserve">Viele Teile der Aufgabenstellung fallen hierbei in den zweiten Bereich. So sind unter anderem die Kenntnisse, die zur technischen Konstruktion des Gestells erforderlich sind, kein Studieninhalt. </w:t>
      </w:r>
      <w:r w:rsidR="00B24C33">
        <w:t>Es</w:t>
      </w:r>
      <w:r w:rsidRPr="00A9567A">
        <w:t xml:space="preserve"> fallen gerade die Wandkonstruktion des Nephelometers oder dessen Programmierung in den Bereich des Erkenntnisgewinns. Um diese anzufertigen, müssen verschiedene Modelle konzipiert und geprüft werden. Dann erfolgt eine Modellkonstruktion, meist in Proben, die dann getestet wird. Das Modell wird dann entweder fallen gelassen oder in das Bauteil integriert.</w:t>
      </w:r>
    </w:p>
    <w:p w14:paraId="7FDF2E0C" w14:textId="217315B5" w:rsidR="002E7930" w:rsidRDefault="002E7930" w:rsidP="004879BD">
      <w:pPr>
        <w:pStyle w:val="Heading2"/>
      </w:pPr>
      <w:bookmarkStart w:id="111" w:name="_Toc37841071"/>
      <w:r>
        <w:t>Durchführung Gestell</w:t>
      </w:r>
      <w:bookmarkEnd w:id="111"/>
    </w:p>
    <w:p w14:paraId="4BA29D2A" w14:textId="69C97067" w:rsidR="002E7930" w:rsidRPr="00A9567A" w:rsidRDefault="002E7930" w:rsidP="00C304B7">
      <w:pPr>
        <w:pStyle w:val="Flietext"/>
        <w:rPr>
          <w:noProof/>
        </w:rPr>
      </w:pPr>
      <w:r w:rsidRPr="00A9567A">
        <w:t xml:space="preserve">Das Gestell hat recht hohe Anforderungen zu erfüllen. Es soll transportierbar sein, was die Dimensionen des Gestells auf Kofferraumgröße beschränkt. Das Gewicht darf nicht zu hoch werden. Gleichzeitig muss es stabil sein und möglichst viel Testraum für die Antenne bieten. Das Gestell muss ohne großen Aufwand zu öffnen sein und Umbauten erlauben. Die Anforderungen an die Wände, Boden und Decken sind vielfältig: der Deckel und drei der Wände sollen durchsichtig sein. Den Deckel kann man öffnen. Eine Wand soll undurchsichtig sein, allerdings soll diese mit der Antenne durchleuchtbar sein. Der Boden benötigt eine Führungsschiene für den Motor und soll stabil genug sein, um die restlichen Aufbauten wie Nebelmaschine, Filtersystem und Sensorik tragen zu können. Das gesamte Gestell wird mit Nebel gefüllt, </w:t>
      </w:r>
      <w:r w:rsidRPr="00A9567A">
        <w:lastRenderedPageBreak/>
        <w:t>daher muss es möglichst luftdicht sein. Ausführungen für Leitungen sind vorgesehen, die ebenfalls luftdicht sein sollten.</w:t>
      </w:r>
      <w:r w:rsidRPr="00A9567A">
        <w:rPr>
          <w:noProof/>
        </w:rPr>
        <w:t xml:space="preserve"> </w:t>
      </w:r>
      <w:r>
        <w:t>G</w:t>
      </w:r>
      <w:r w:rsidRPr="00A9567A">
        <w:t>ewicht von 2,7 g/cm³</w:t>
      </w:r>
      <w:r w:rsidR="00A64FE9">
        <w:t xml:space="preserve"> </w:t>
      </w:r>
      <w:r>
        <w:t>[10]</w:t>
      </w:r>
      <w:r w:rsidRPr="00A9567A">
        <w:t xml:space="preserve"> Das Profil hat einen minimalen Nutinnendurchmesser von 8 mm, was damit die maximale Dicke der eingesetzten Scheiben festlegt.</w:t>
      </w:r>
    </w:p>
    <w:p w14:paraId="3874433A" w14:textId="114D74D6" w:rsidR="002E7930" w:rsidRPr="00A9567A" w:rsidRDefault="002E7930" w:rsidP="004879BD">
      <w:pPr>
        <w:pStyle w:val="Heading3"/>
        <w:rPr>
          <w:noProof/>
        </w:rPr>
      </w:pPr>
      <w:bookmarkStart w:id="112" w:name="_Toc37841072"/>
      <w:r w:rsidRPr="00A9567A">
        <w:rPr>
          <w:noProof/>
        </w:rPr>
        <w:t>Verwendete Materialien</w:t>
      </w:r>
      <w:bookmarkEnd w:id="112"/>
    </w:p>
    <w:p w14:paraId="4A4CD8AB" w14:textId="6AACC0C9" w:rsidR="002E7930" w:rsidRPr="00A9567A" w:rsidRDefault="002E7930" w:rsidP="00C304B7">
      <w:pPr>
        <w:pStyle w:val="Flietext"/>
        <w:rPr>
          <w:noProof/>
        </w:rPr>
      </w:pPr>
      <w:r w:rsidRPr="00A9567A">
        <w:t>Für das Grundgestell wurden Aluminiumprofile vorgesehen. Diese sind leicht und stabil. Es wird auf das 40 x 40 mm Grundprofil zurückgegriffen</w:t>
      </w:r>
      <w:ins w:id="113" w:author="Nils" w:date="2020-04-15T08:17:00Z">
        <w:r w:rsidR="00D6104C">
          <w:t>.</w:t>
        </w:r>
      </w:ins>
      <w:del w:id="114" w:author="Nils" w:date="2020-04-15T08:17:00Z">
        <w:r w:rsidDel="00D6104C">
          <w:delText xml:space="preserve"> </w:delText>
        </w:r>
      </w:del>
    </w:p>
    <w:p w14:paraId="1242A857" w14:textId="77777777" w:rsidR="00CB2EE7" w:rsidRDefault="002E7930" w:rsidP="00BF65E4">
      <w:pPr>
        <w:pStyle w:val="Grafik"/>
      </w:pPr>
      <w:r w:rsidRPr="00A9567A">
        <w:drawing>
          <wp:inline distT="0" distB="0" distL="0" distR="0" wp14:anchorId="053E8AB6" wp14:editId="4B5C2C9A">
            <wp:extent cx="2787015" cy="28479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40x40.PNG"/>
                    <pic:cNvPicPr/>
                  </pic:nvPicPr>
                  <pic:blipFill>
                    <a:blip r:embed="rId21">
                      <a:extLst>
                        <a:ext uri="{28A0092B-C50C-407E-A947-70E740481C1C}">
                          <a14:useLocalDpi xmlns:a14="http://schemas.microsoft.com/office/drawing/2010/main" val="0"/>
                        </a:ext>
                      </a:extLst>
                    </a:blip>
                    <a:stretch>
                      <a:fillRect/>
                    </a:stretch>
                  </pic:blipFill>
                  <pic:spPr>
                    <a:xfrm>
                      <a:off x="0" y="0"/>
                      <a:ext cx="2787015" cy="2847975"/>
                    </a:xfrm>
                    <a:prstGeom prst="rect">
                      <a:avLst/>
                    </a:prstGeom>
                  </pic:spPr>
                </pic:pic>
              </a:graphicData>
            </a:graphic>
          </wp:inline>
        </w:drawing>
      </w:r>
    </w:p>
    <w:p w14:paraId="01210346" w14:textId="66AA3779" w:rsidR="002E7930" w:rsidRPr="00A9567A" w:rsidRDefault="00CB2EE7" w:rsidP="004879BD">
      <w:pPr>
        <w:pStyle w:val="1ZGrafikunterschrift"/>
        <w:rPr>
          <w:szCs w:val="24"/>
        </w:rPr>
      </w:pPr>
      <w:bookmarkStart w:id="115" w:name="_Toc37765002"/>
      <w:bookmarkStart w:id="116" w:name="_Toc37770881"/>
      <w:bookmarkStart w:id="117" w:name="_Toc37834678"/>
      <w:r>
        <w:t xml:space="preserve">Abbildung </w:t>
      </w:r>
      <w:fldSimple w:instr=" STYLEREF 1 \s ">
        <w:r w:rsidR="004879BD">
          <w:rPr>
            <w:noProof/>
          </w:rPr>
          <w:t>4</w:t>
        </w:r>
      </w:fldSimple>
      <w:r w:rsidR="004879BD">
        <w:t>.</w:t>
      </w:r>
      <w:fldSimple w:instr=" SEQ Abbildung \* ARABIC \s 1 ">
        <w:r w:rsidR="004879BD">
          <w:rPr>
            <w:noProof/>
          </w:rPr>
          <w:t>1</w:t>
        </w:r>
      </w:fldSimple>
      <w:r>
        <w:t>:</w:t>
      </w:r>
      <w:r w:rsidRPr="00CB2EE7">
        <w:rPr>
          <w:szCs w:val="24"/>
        </w:rPr>
        <w:t xml:space="preserve"> </w:t>
      </w:r>
      <w:r w:rsidRPr="00A9567A">
        <w:rPr>
          <w:szCs w:val="24"/>
        </w:rPr>
        <w:t>40x40 Profil wie verwendet</w:t>
      </w:r>
      <w:bookmarkEnd w:id="115"/>
      <w:bookmarkEnd w:id="116"/>
      <w:bookmarkEnd w:id="117"/>
    </w:p>
    <w:p w14:paraId="08788FB6" w14:textId="108A3C40" w:rsidR="002E7930" w:rsidRPr="001F6BC5" w:rsidRDefault="002E7930" w:rsidP="00C304B7">
      <w:pPr>
        <w:pStyle w:val="Flietext"/>
      </w:pPr>
      <w:r w:rsidRPr="00A9567A">
        <w:t>Drei der vier Wände und die Decke bestehen aus Acrylglas mit 5 mm Dicke. Dieses Acrylglas ist auf die passenden Maße zugeschnitten. Acrylglas ist gemeinsam mit Polycarbonat eine stabile Alternative zu Glas, die durchsichtig ist. Gleichzeitig ist das spezifische Gewicht von Acrylglas deutlich geringer als das von Glas (1,18 g/cm³ und 2,5 g/cm³)</w:t>
      </w:r>
      <w:sdt>
        <w:sdtPr>
          <w:id w:val="-563950173"/>
          <w:citation/>
        </w:sdtPr>
        <w:sdtContent>
          <w:r w:rsidR="00623279">
            <w:fldChar w:fldCharType="begin"/>
          </w:r>
          <w:r w:rsidR="00623279">
            <w:instrText xml:space="preserve"> CITATION Tor17 \l 1031 </w:instrText>
          </w:r>
          <w:r w:rsidR="00623279">
            <w:fldChar w:fldCharType="separate"/>
          </w:r>
          <w:r w:rsidR="004E4369">
            <w:rPr>
              <w:noProof/>
            </w:rPr>
            <w:t xml:space="preserve"> [9]</w:t>
          </w:r>
          <w:r w:rsidR="00623279">
            <w:fldChar w:fldCharType="end"/>
          </w:r>
        </w:sdtContent>
      </w:sdt>
      <w:r w:rsidRPr="00A9567A">
        <w:t>. Während Polycarbonat schlagfester ist als Acrylglas, ist Acrylglas kratzfester als Polycarbonat und vergilbt nicht bei UV-</w:t>
      </w:r>
      <w:r w:rsidRPr="001F6BC5">
        <w:t>Bestrahlung.</w:t>
      </w:r>
      <w:sdt>
        <w:sdtPr>
          <w:id w:val="702518777"/>
          <w:citation/>
        </w:sdtPr>
        <w:sdtContent>
          <w:r w:rsidR="001F6BC5" w:rsidRPr="001F6BC5">
            <w:fldChar w:fldCharType="begin"/>
          </w:r>
          <w:r w:rsidR="001F6BC5" w:rsidRPr="001F6BC5">
            <w:instrText xml:space="preserve"> CITATION Wik20 \l 1031 </w:instrText>
          </w:r>
          <w:r w:rsidR="001F6BC5" w:rsidRPr="001F6BC5">
            <w:fldChar w:fldCharType="separate"/>
          </w:r>
          <w:r w:rsidR="004E4369">
            <w:rPr>
              <w:noProof/>
            </w:rPr>
            <w:t xml:space="preserve"> [10]</w:t>
          </w:r>
          <w:r w:rsidR="001F6BC5" w:rsidRPr="001F6BC5">
            <w:fldChar w:fldCharType="end"/>
          </w:r>
        </w:sdtContent>
      </w:sdt>
      <w:r w:rsidRPr="001F6BC5">
        <w:t xml:space="preserve"> </w:t>
      </w:r>
    </w:p>
    <w:p w14:paraId="142DF4FD" w14:textId="5D8C7741" w:rsidR="002E7930" w:rsidRPr="00A9567A" w:rsidRDefault="002E7930" w:rsidP="00C304B7">
      <w:pPr>
        <w:pStyle w:val="Flietext"/>
      </w:pPr>
      <w:r w:rsidRPr="00A9567A">
        <w:t xml:space="preserve">Eine Wand des Gestells ist aus geschäumten PVC </w:t>
      </w:r>
      <w:proofErr w:type="gramStart"/>
      <w:r w:rsidRPr="00A9567A">
        <w:t>mit einer Dicke</w:t>
      </w:r>
      <w:proofErr w:type="gramEnd"/>
      <w:r w:rsidRPr="00A9567A">
        <w:t xml:space="preserve"> von 4 mm. Dies hat ein spezifisches Gewicht von 0,7 g/cm³ </w:t>
      </w:r>
      <w:sdt>
        <w:sdtPr>
          <w:id w:val="2065523490"/>
          <w:citation/>
        </w:sdtPr>
        <w:sdtContent>
          <w:r w:rsidR="00036EA2" w:rsidRPr="00036EA2">
            <w:fldChar w:fldCharType="begin"/>
          </w:r>
          <w:r w:rsidR="00036EA2" w:rsidRPr="00036EA2">
            <w:instrText xml:space="preserve"> CITATION AGK20 \l 1031 </w:instrText>
          </w:r>
          <w:r w:rsidR="00036EA2" w:rsidRPr="00036EA2">
            <w:fldChar w:fldCharType="separate"/>
          </w:r>
          <w:r w:rsidR="004E4369">
            <w:rPr>
              <w:noProof/>
            </w:rPr>
            <w:t>[11]</w:t>
          </w:r>
          <w:r w:rsidR="00036EA2" w:rsidRPr="00036EA2">
            <w:fldChar w:fldCharType="end"/>
          </w:r>
        </w:sdtContent>
      </w:sdt>
      <w:r w:rsidRPr="00A9567A">
        <w:t xml:space="preserve"> und ist undurchsichtig. </w:t>
      </w:r>
      <w:r>
        <w:t xml:space="preserve">Mit </w:t>
      </w:r>
      <w:proofErr w:type="spellStart"/>
      <w:r>
        <w:t>Terahertz</w:t>
      </w:r>
      <w:proofErr w:type="spellEnd"/>
      <w:r>
        <w:t>-Strahlung</w:t>
      </w:r>
      <w:r w:rsidRPr="00A9567A">
        <w:t xml:space="preserve"> ist es möglich, durch die Wand zu dringen. </w:t>
      </w:r>
    </w:p>
    <w:p w14:paraId="51C5DBF9" w14:textId="7EC48D9E" w:rsidR="002E7930" w:rsidRPr="00A9567A" w:rsidRDefault="002E7930" w:rsidP="00C304B7">
      <w:pPr>
        <w:pStyle w:val="Flietext"/>
      </w:pPr>
      <w:r w:rsidRPr="00A9567A">
        <w:lastRenderedPageBreak/>
        <w:t>Der Boden des Gestells muss stabil genug sein, um alle darauf platzierten Objekte zu halten. Gleichzeitig muss Stoßfestigkeit gegeben sein. Es wurde geschäumtes PVC vorgesehen, doch</w:t>
      </w:r>
      <w:r w:rsidR="00704F79">
        <w:t xml:space="preserve"> aufgrund von</w:t>
      </w:r>
      <w:r w:rsidRPr="00A9567A">
        <w:t xml:space="preserve"> Stabilitätsbedenken wurde stattdessen eine Holzplatte eingesetzt. Diese ist eine mit Fichtenholz beschichtete Furnierholzplatte mit 6 mm Dicke.</w:t>
      </w:r>
    </w:p>
    <w:p w14:paraId="1961D81F" w14:textId="77777777" w:rsidR="002E7930" w:rsidRPr="00A9567A" w:rsidRDefault="002E7930" w:rsidP="00C304B7">
      <w:pPr>
        <w:pStyle w:val="Flietext"/>
      </w:pPr>
      <w:r w:rsidRPr="00A9567A">
        <w:t>Im Gestell werden zwei</w:t>
      </w:r>
      <w:r>
        <w:t xml:space="preserve"> Arten von</w:t>
      </w:r>
      <w:r w:rsidRPr="00A9567A">
        <w:t xml:space="preserve"> Dichtungen verwendet. Der Übergang des Deckels zum Gestell wird mit einem Halbrund-Dichtprofil abgedichtet. Dieses ist nachgebend</w:t>
      </w:r>
      <w:r>
        <w:t xml:space="preserve">. Es </w:t>
      </w:r>
      <w:r w:rsidRPr="00A9567A">
        <w:t>drückt sich in die gegenüberliegende Nut und dichtet somit die Fläche ab. Die Flächenelemente sind in ein U-Dichtprofil eingelassen. Dieses hält die Flächenelemente in den Nuten, ohne Druck auf die Scheiben auszuüben, und dichtet gleichzeitig ab. Für weitere Leckagen im Gestell ist Silikon eingesetzt.</w:t>
      </w:r>
    </w:p>
    <w:p w14:paraId="59ACE33E" w14:textId="2D76F677" w:rsidR="002E7930" w:rsidRPr="00A9567A" w:rsidRDefault="002E7930" w:rsidP="004879BD">
      <w:pPr>
        <w:pStyle w:val="Heading3"/>
        <w:rPr>
          <w:rFonts w:eastAsia="Cambria"/>
        </w:rPr>
      </w:pPr>
      <w:bookmarkStart w:id="118" w:name="_Toc37841073"/>
      <w:r w:rsidRPr="00A9567A">
        <w:rPr>
          <w:rFonts w:eastAsia="Cambria"/>
        </w:rPr>
        <w:t>Aufbau des Gestells</w:t>
      </w:r>
      <w:bookmarkEnd w:id="118"/>
      <w:r w:rsidRPr="00A9567A">
        <w:rPr>
          <w:rFonts w:eastAsia="Cambria"/>
        </w:rPr>
        <w:t xml:space="preserve">  </w:t>
      </w:r>
    </w:p>
    <w:p w14:paraId="5896B463" w14:textId="77777777" w:rsidR="002E7930" w:rsidRPr="00A9567A" w:rsidRDefault="002E7930" w:rsidP="00C304B7">
      <w:pPr>
        <w:pStyle w:val="Flietext"/>
      </w:pPr>
      <w:r w:rsidRPr="00A9567A">
        <w:t xml:space="preserve">In die 1100 mm und die 700 mm Grundprofile sind jeweils Bohrungen für Standardverbinder eingelassen. Dies erlaubt den Zusammenbau eines Quaders. Zur Stabilisierung und Montage der Schiene für den Motor ist im Boden ein weiteres Grundprofil eingelassen. Der Deckel ist ein Rechteck, das mit Schwerlastscharnieren auf dem Quader angebracht wird. </w:t>
      </w:r>
    </w:p>
    <w:p w14:paraId="28932544" w14:textId="77777777" w:rsidR="002E7930" w:rsidRPr="00A9567A" w:rsidRDefault="002E7930" w:rsidP="00C304B7">
      <w:pPr>
        <w:pStyle w:val="Flietext"/>
      </w:pPr>
      <w:r w:rsidRPr="00A9567A">
        <w:t>Transportfähigkeit bedeutet, dass das Gestell formstabil sein muss, um Stöße, Schläge oder Verdrehungen des Deckels bei Öffnung gewährleisten zu können. Dazu werden neben Standardverbindern ebenfalls Verdrehsicherungen eingesetzt. Die Schrauben werden mit dem empfohlenen Drehmoment vom 30-35 </w:t>
      </w:r>
      <w:proofErr w:type="spellStart"/>
      <w:r w:rsidRPr="00A9567A">
        <w:t>Nm</w:t>
      </w:r>
      <w:proofErr w:type="spellEnd"/>
      <w:r w:rsidRPr="00A9567A">
        <w:t xml:space="preserve"> angezogen.</w:t>
      </w:r>
    </w:p>
    <w:p w14:paraId="30095960" w14:textId="179D894A" w:rsidR="002E7930" w:rsidRPr="00A9567A" w:rsidRDefault="002E7930" w:rsidP="00C304B7">
      <w:pPr>
        <w:pStyle w:val="Flietext"/>
      </w:pPr>
      <w:r w:rsidRPr="00A9567A">
        <w:t>Die Scheiben werden mit U</w:t>
      </w:r>
      <w:r w:rsidRPr="00A9567A">
        <w:noBreakHyphen/>
        <w:t>Dichtprofil in die Nut eingesetzt. Dieses hat auf beiden Seiten eine Breite von ca. 1 mm und beschränkt somit die Scheibenbreite auf max. 6 mm.</w:t>
      </w:r>
      <w:r w:rsidR="00CB2EE7">
        <w:t xml:space="preserve"> </w:t>
      </w:r>
      <w:r w:rsidRPr="00A9567A">
        <w:t>Kontakt zum Boden wird durch ein geripptes Gummiprofil hergestellt, das als Fuß und als Kratzschutz für die Aluminium-Grundträger dient.</w:t>
      </w:r>
    </w:p>
    <w:p w14:paraId="71B69023" w14:textId="77777777" w:rsidR="002E7930" w:rsidRPr="00A9567A" w:rsidRDefault="002E7930" w:rsidP="00C304B7">
      <w:pPr>
        <w:pStyle w:val="Flietext"/>
      </w:pPr>
      <w:r w:rsidRPr="00A9567A">
        <w:t>Leitungen, die in das Gestell hineingelegt werden, sind mit einer Verschraubung gesichert und laufen durch diese gebündelt hinaus.</w:t>
      </w:r>
    </w:p>
    <w:p w14:paraId="03C48DDF" w14:textId="77777777" w:rsidR="002E7930" w:rsidRPr="00A9567A" w:rsidRDefault="002E7930" w:rsidP="00C304B7">
      <w:pPr>
        <w:pStyle w:val="Flietext"/>
      </w:pPr>
      <w:r w:rsidRPr="00A9567A">
        <w:lastRenderedPageBreak/>
        <w:t>Die Stabilität wird mit einer Berechnung der Statik überprüft. Zuerst werden Schwachstellen gesucht, dann wird deren Belastbarkeit berechnet. Zuletzt wird die Belastbarkeit der Platten überprüft und Benutzungshinweise werden gegeben.</w:t>
      </w:r>
      <w:r w:rsidRPr="00A9567A">
        <w:br/>
        <w:t>Eine kurze Zusammenfassung der Berechnung zeigt, dass die größte Gefahr für das Metallgestell nicht die direkte Krafteinwirkung ist, sondern das Drehmoment, welches entsteht, wenn der Deckel geöffnet wird. Hierzu eine kurze Beispielrechnung zur direkten Krafteinwirkung, Formeln kommen aus dem Produktkatalog des Herstellers:</w:t>
      </w:r>
    </w:p>
    <w:p w14:paraId="268360EE" w14:textId="4DCFACAF" w:rsidR="002E7930" w:rsidRPr="00A9567A" w:rsidRDefault="002E7930" w:rsidP="00C304B7">
      <w:pPr>
        <w:pStyle w:val="Flietext"/>
      </w:pPr>
      <w:r w:rsidRPr="00A9567A">
        <w:t>Randbedingungen sind, dass jede Stange des Gestells einem zweiseitig eingespannten Träger entspricht. Dies ist durch die Struktur des Quaders realistisch. Die stärkste Belastung, die ein Träger somit bei direkter Krafteinwirkung erfahren kann, ist in der Mitte zwischen den beiden eingespannten Trägern. Dabei sind aufgrund der Zugfestigkeit der Standardverbinder von 10 </w:t>
      </w:r>
      <w:r w:rsidR="00CB2EE7">
        <w:t>k</w:t>
      </w:r>
      <w:r w:rsidRPr="00A9567A">
        <w:t>N und der Schubfestigkeit der Standardverbinder von ca. 4 </w:t>
      </w:r>
      <w:r w:rsidR="00CB2EE7">
        <w:t>k</w:t>
      </w:r>
      <w:r w:rsidRPr="00A9567A">
        <w:t>N bei</w:t>
      </w:r>
      <w:ins w:id="119" w:author="Jonatan Stock" w:date="2020-04-15T09:20:00Z">
        <w:r w:rsidR="008E2E34">
          <w:t xml:space="preserve"> eine</w:t>
        </w:r>
      </w:ins>
      <w:r w:rsidRPr="00A9567A">
        <w:t>m Anzugmoment von 30 </w:t>
      </w:r>
      <w:proofErr w:type="spellStart"/>
      <w:r w:rsidRPr="00A9567A">
        <w:t>Nm</w:t>
      </w:r>
      <w:proofErr w:type="spellEnd"/>
      <w:r w:rsidRPr="00A9567A">
        <w:t xml:space="preserve"> die Standardverbinder bei Zug- und Druckspannungen sehr hoch belastbar und somit nicht als Schwachstelle zu erkennen.</w:t>
      </w:r>
    </w:p>
    <w:p w14:paraId="192A57CA" w14:textId="47658C95" w:rsidR="002E7930" w:rsidRPr="00A9567A" w:rsidRDefault="002E7930" w:rsidP="00C304B7">
      <w:pPr>
        <w:pStyle w:val="Flietext"/>
      </w:pPr>
      <w:r w:rsidRPr="00A9567A">
        <w:t>Die maximale Dehngrenze der Träger liegt bei 200 N/mm</w:t>
      </w:r>
      <w:r w:rsidRPr="00A9567A">
        <w:rPr>
          <w:vertAlign w:val="superscript"/>
        </w:rPr>
        <w:t>2</w:t>
      </w:r>
      <w:r w:rsidRPr="00A9567A">
        <w:t>, aus dem Datenblatt des Trägers lässt sich eine Ersatzprofilfläche von 7,29cm</w:t>
      </w:r>
      <w:r w:rsidRPr="00A9567A">
        <w:rPr>
          <w:vertAlign w:val="superscript"/>
        </w:rPr>
        <w:t xml:space="preserve">2 </w:t>
      </w:r>
      <w:r w:rsidRPr="00A9567A">
        <w:t>ableiten. Das ergibt eine Belastung von 14</w:t>
      </w:r>
      <w:r w:rsidR="00CB2EE7">
        <w:t>,</w:t>
      </w:r>
      <w:r w:rsidRPr="00A9567A">
        <w:t>58 </w:t>
      </w:r>
      <w:r w:rsidR="00CB2EE7">
        <w:t>k</w:t>
      </w:r>
      <w:r w:rsidRPr="00A9567A">
        <w:t>N, bis sich eine dauerhafte Verformung einstellt.</w:t>
      </w:r>
    </w:p>
    <w:p w14:paraId="0876A53F" w14:textId="77777777" w:rsidR="002E7930" w:rsidRPr="00A9567A" w:rsidRDefault="002E7930" w:rsidP="00C304B7">
      <w:pPr>
        <w:pStyle w:val="Flietext"/>
      </w:pPr>
      <w:r>
        <w:t>Eine andere mö</w:t>
      </w:r>
      <w:r w:rsidRPr="00A9567A">
        <w:t xml:space="preserve">gliche Schwachstelle des Gestells </w:t>
      </w:r>
      <w:r>
        <w:t xml:space="preserve">ist </w:t>
      </w:r>
      <w:r w:rsidRPr="00A9567A">
        <w:t xml:space="preserve">die Verformung der Flächen </w:t>
      </w:r>
      <w:r>
        <w:t>durch</w:t>
      </w:r>
      <w:r w:rsidRPr="00A9567A">
        <w:t xml:space="preserve"> die Torsion, die entsteht, wenn der Deckel geöffnet wird.</w:t>
      </w:r>
    </w:p>
    <w:p w14:paraId="4AAE1297" w14:textId="00285EB2" w:rsidR="002E7930" w:rsidRDefault="002E7930" w:rsidP="00C304B7">
      <w:pPr>
        <w:pStyle w:val="Flietext"/>
      </w:pPr>
      <w:r w:rsidRPr="00A9567A">
        <w:t>Die verwendeten Verdrehsicherungen verhindern ein Verdrehen der Träger beim Öffnen des Deckels, allerdings halten die Nutensteine, die zur Befestigung der Scharniere benutzt wurden,</w:t>
      </w:r>
      <w:ins w:id="120" w:author="Jonatan Stock" w:date="2020-04-15T09:21:00Z">
        <w:r w:rsidR="00143C50">
          <w:t xml:space="preserve"> halten</w:t>
        </w:r>
      </w:ins>
      <w:r w:rsidR="00CC51A0">
        <w:t xml:space="preserve"> nur </w:t>
      </w:r>
      <w:r w:rsidR="009F7066">
        <w:t>einem Drehmo</w:t>
      </w:r>
      <w:r w:rsidR="00CC51A0">
        <w:t>ment von 12 </w:t>
      </w:r>
      <w:proofErr w:type="spellStart"/>
      <w:r w:rsidR="00CC51A0">
        <w:t>Nm</w:t>
      </w:r>
      <w:proofErr w:type="spellEnd"/>
      <w:r w:rsidR="00CC51A0">
        <w:t xml:space="preserve"> pro</w:t>
      </w:r>
      <w:r w:rsidR="00A93840">
        <w:t xml:space="preserve"> Nutenstein </w:t>
      </w:r>
      <w:r w:rsidR="00A50FCD">
        <w:t>stand</w:t>
      </w:r>
      <w:r w:rsidR="000E7481" w:rsidRPr="00A9567A" w:rsidDel="000E7481">
        <w:t xml:space="preserve"> </w:t>
      </w:r>
      <w:commentRangeStart w:id="121"/>
      <w:commentRangeEnd w:id="121"/>
      <w:r w:rsidR="004F7427">
        <w:rPr>
          <w:rStyle w:val="CommentReference"/>
          <w:color w:val="auto"/>
        </w:rPr>
        <w:commentReference w:id="121"/>
      </w:r>
      <w:r w:rsidRPr="00A9567A">
        <w:t>, bevor das Gestell sich verbiegt</w:t>
      </w:r>
      <w:sdt>
        <w:sdtPr>
          <w:id w:val="-1671624920"/>
          <w:citation/>
        </w:sdtPr>
        <w:sdtContent>
          <w:r w:rsidR="00036EA2">
            <w:fldChar w:fldCharType="begin"/>
          </w:r>
          <w:r w:rsidR="00036EA2">
            <w:instrText xml:space="preserve"> CITATION AGK20 \l 1031 </w:instrText>
          </w:r>
          <w:r w:rsidR="00036EA2">
            <w:fldChar w:fldCharType="separate"/>
          </w:r>
          <w:r w:rsidR="004E4369">
            <w:rPr>
              <w:noProof/>
            </w:rPr>
            <w:t xml:space="preserve"> [11]</w:t>
          </w:r>
          <w:r w:rsidR="00036EA2">
            <w:fldChar w:fldCharType="end"/>
          </w:r>
        </w:sdtContent>
      </w:sdt>
      <w:r w:rsidRPr="00A9567A">
        <w:t>.</w:t>
      </w:r>
    </w:p>
    <w:p w14:paraId="130C073F" w14:textId="77777777" w:rsidR="002E7930" w:rsidRDefault="002E7930" w:rsidP="00C304B7">
      <w:pPr>
        <w:pStyle w:val="Flietext"/>
      </w:pPr>
    </w:p>
    <w:tbl>
      <w:tblPr>
        <w:tblStyle w:val="TableGrid"/>
        <w:tblW w:w="0" w:type="auto"/>
        <w:tblLook w:val="04A0" w:firstRow="1" w:lastRow="0" w:firstColumn="1" w:lastColumn="0" w:noHBand="0" w:noVBand="1"/>
      </w:tblPr>
      <w:tblGrid>
        <w:gridCol w:w="262"/>
        <w:gridCol w:w="7753"/>
        <w:gridCol w:w="479"/>
      </w:tblGrid>
      <w:tr w:rsidR="003A4FC4" w14:paraId="1A396239" w14:textId="77777777" w:rsidTr="006A6AD5">
        <w:trPr>
          <w:trHeight w:val="1206"/>
        </w:trPr>
        <w:tc>
          <w:tcPr>
            <w:tcW w:w="262" w:type="dxa"/>
          </w:tcPr>
          <w:p w14:paraId="2C5AF5F5" w14:textId="77777777" w:rsidR="003A4FC4" w:rsidRDefault="003A4FC4" w:rsidP="006D05B8">
            <w:pPr>
              <w:rPr>
                <w:rFonts w:eastAsia="Calibri" w:cs="Times New Roman"/>
                <w:szCs w:val="24"/>
              </w:rPr>
            </w:pPr>
          </w:p>
        </w:tc>
        <w:tc>
          <w:tcPr>
            <w:tcW w:w="7753" w:type="dxa"/>
          </w:tcPr>
          <w:p w14:paraId="389A9571" w14:textId="39600F47" w:rsidR="003A4FC4" w:rsidRDefault="00205F26" w:rsidP="003A4FC4">
            <w:pPr>
              <w:pStyle w:val="Flietext"/>
            </w:pPr>
            <m:oMathPara>
              <m:oMath>
                <m:r>
                  <m:rPr>
                    <m:sty m:val="p"/>
                  </m:rPr>
                  <w:rPr>
                    <w:rFonts w:ascii="Cambria Math" w:hAnsi="Cambria Math"/>
                  </w:rPr>
                  <m:t xml:space="preserve">M= </m:t>
                </m:r>
                <m:f>
                  <m:fPr>
                    <m:ctrlPr>
                      <w:rPr>
                        <w:rFonts w:ascii="Cambria Math" w:hAnsi="Cambria Math"/>
                      </w:rPr>
                    </m:ctrlPr>
                  </m:fPr>
                  <m:num>
                    <m:r>
                      <w:rPr>
                        <w:rFonts w:ascii="Cambria Math" w:hAnsi="Cambria Math"/>
                      </w:rPr>
                      <m:t>m∙g∙l</m:t>
                    </m:r>
                  </m:num>
                  <m:den>
                    <m:r>
                      <w:rPr>
                        <w:rFonts w:ascii="Cambria Math" w:hAnsi="Cambria Math"/>
                      </w:rPr>
                      <m:t>n</m:t>
                    </m:r>
                  </m:den>
                </m:f>
              </m:oMath>
            </m:oMathPara>
          </w:p>
        </w:tc>
        <w:tc>
          <w:tcPr>
            <w:tcW w:w="479" w:type="dxa"/>
          </w:tcPr>
          <w:p w14:paraId="1D63D6EF" w14:textId="77777777" w:rsidR="003A4FC4" w:rsidRDefault="003A4FC4" w:rsidP="006D05B8">
            <w:pPr>
              <w:rPr>
                <w:rFonts w:eastAsia="Calibri" w:cs="Times New Roman"/>
                <w:szCs w:val="24"/>
              </w:rPr>
            </w:pPr>
          </w:p>
        </w:tc>
      </w:tr>
    </w:tbl>
    <w:p w14:paraId="2E17B3C8" w14:textId="5F902E3C" w:rsidR="002E7930" w:rsidRPr="00A9567A" w:rsidRDefault="00205F26" w:rsidP="00C304B7">
      <w:pPr>
        <w:pStyle w:val="Flietext"/>
      </w:pPr>
      <w:r>
        <w:t xml:space="preserve">Mit einem </w:t>
      </w:r>
      <w:r w:rsidR="00E915CC">
        <w:t xml:space="preserve">Gewicht des Deckels </w:t>
      </w:r>
      <m:oMath>
        <m:r>
          <w:rPr>
            <w:rFonts w:ascii="Cambria Math" w:hAnsi="Cambria Math"/>
          </w:rPr>
          <m:t>m</m:t>
        </m:r>
      </m:oMath>
      <w:r>
        <w:t xml:space="preserve"> </w:t>
      </w:r>
      <w:r w:rsidR="007C5B8C">
        <w:t xml:space="preserve">von </w:t>
      </w:r>
      <w:r w:rsidR="0046588C">
        <w:t xml:space="preserve">insgesamt </w:t>
      </w:r>
      <w:r w:rsidR="00EC1971">
        <w:t>12</w:t>
      </w:r>
      <w:r w:rsidR="00BF6330">
        <w:t>,93</w:t>
      </w:r>
      <w:r w:rsidR="00EC1971">
        <w:t> kg</w:t>
      </w:r>
      <w:r w:rsidR="00C21352">
        <w:t xml:space="preserve">, einem Hebelarm von </w:t>
      </w:r>
      <w:r w:rsidR="00072860">
        <w:t>0,4 m aufgrund von Schwerpunktverschiebung</w:t>
      </w:r>
      <w:r w:rsidR="00DF4E27">
        <w:t>,</w:t>
      </w:r>
      <w:r w:rsidR="00072860">
        <w:t xml:space="preserve"> </w:t>
      </w:r>
      <w:r w:rsidR="009A1EEE">
        <w:t xml:space="preserve">einer Erdbeschleunigung von </w:t>
      </w:r>
      <w:r w:rsidR="00572267">
        <w:t>9,8</w:t>
      </w:r>
      <w:r w:rsidR="00761BDE">
        <w:t xml:space="preserve">  </w:t>
      </w:r>
      <m:oMath>
        <m:f>
          <m:fPr>
            <m:ctrlPr>
              <w:rPr>
                <w:rFonts w:ascii="Cambria Math" w:hAnsi="Cambria Math"/>
                <w:i/>
              </w:rPr>
            </m:ctrlPr>
          </m:fPr>
          <m:num>
            <m:r>
              <w:rPr>
                <w:rFonts w:ascii="Cambria Math" w:hAnsi="Cambria Math"/>
              </w:rPr>
              <m:t>m</m:t>
            </m:r>
          </m:num>
          <m:den>
            <m:r>
              <w:rPr>
                <w:rFonts w:ascii="Cambria Math" w:hAnsi="Cambria Math"/>
              </w:rPr>
              <m:t>s²</m:t>
            </m:r>
          </m:den>
        </m:f>
      </m:oMath>
      <w:r w:rsidR="00C21352">
        <w:t xml:space="preserve"> </w:t>
      </w:r>
      <w:r w:rsidR="000B1A75">
        <w:t xml:space="preserve">und 4 Nutensteinen, mit denen die Scharniere befestigt werden, </w:t>
      </w:r>
      <w:r w:rsidR="002E7930" w:rsidRPr="00A9567A">
        <w:t>ist die Belastung pro Nutenstein, wenn die Platte geöffnet steht</w:t>
      </w:r>
      <w:r w:rsidR="00FF5EF4">
        <w:t xml:space="preserve">, bei </w:t>
      </w:r>
      <w:ins w:id="122" w:author="Nils" w:date="2020-04-15T09:25:00Z">
        <w:r w:rsidR="004B7A85">
          <w:t>ca.</w:t>
        </w:r>
      </w:ins>
      <w:ins w:id="123" w:author="Nils" w:date="2020-04-15T09:21:00Z">
        <w:r w:rsidR="006A6AD5">
          <w:t xml:space="preserve"> 12</w:t>
        </w:r>
      </w:ins>
      <w:ins w:id="124" w:author="Nils" w:date="2020-04-15T09:22:00Z">
        <w:r w:rsidR="006A6AD5">
          <w:t> </w:t>
        </w:r>
      </w:ins>
      <w:ins w:id="125" w:author="Nils" w:date="2020-04-15T09:21:00Z">
        <w:r w:rsidR="006A6AD5">
          <w:t>Nm</w:t>
        </w:r>
      </w:ins>
      <w:ins w:id="126" w:author="Nils" w:date="2020-04-15T09:22:00Z">
        <w:r w:rsidR="006A6AD5">
          <w:t>.</w:t>
        </w:r>
      </w:ins>
      <w:r w:rsidR="002E7930" w:rsidRPr="00A9567A">
        <w:t xml:space="preserve"> Somit ist angeraten, den Deckel der Box nicht aufzuschlagen, da hierbei ein Drehmoment &gt;12 </w:t>
      </w:r>
      <w:proofErr w:type="spellStart"/>
      <w:r w:rsidR="002E7930" w:rsidRPr="00A9567A">
        <w:t>Nm</w:t>
      </w:r>
      <w:proofErr w:type="spellEnd"/>
      <w:r w:rsidR="002E7930" w:rsidRPr="00A9567A">
        <w:t xml:space="preserve"> entsteht, was dann das Gestell verbiegen kann. Von stärkeren Schlägen auf Flächenelemente ist ebenfalls abzuraten.</w:t>
      </w:r>
    </w:p>
    <w:p w14:paraId="5E58CE08" w14:textId="77777777" w:rsidR="002E7930" w:rsidRPr="00A9567A" w:rsidRDefault="002E7930" w:rsidP="00C304B7">
      <w:pPr>
        <w:pStyle w:val="Flietext"/>
      </w:pPr>
      <w:r w:rsidRPr="00A9567A">
        <w:t>Das Gestell erfüllt somit grundlegend die Anforderungen an Stabilität und Transportfähigkeit.</w:t>
      </w:r>
    </w:p>
    <w:p w14:paraId="0FE4E299" w14:textId="41D1EA5D" w:rsidR="002E7930" w:rsidRPr="00A9567A" w:rsidRDefault="00036EA2" w:rsidP="004879BD">
      <w:pPr>
        <w:pStyle w:val="Heading3"/>
        <w:rPr>
          <w:rFonts w:eastAsia="Cambria"/>
        </w:rPr>
      </w:pPr>
      <w:bookmarkStart w:id="127" w:name="_Toc37841074"/>
      <w:r>
        <w:rPr>
          <w:rFonts w:eastAsia="Cambria"/>
        </w:rPr>
        <w:t>Nebelmaschine</w:t>
      </w:r>
      <w:bookmarkEnd w:id="127"/>
    </w:p>
    <w:p w14:paraId="5AD5CB51" w14:textId="77777777" w:rsidR="002E7930" w:rsidRPr="00A9567A" w:rsidRDefault="002E7930" w:rsidP="00C304B7">
      <w:pPr>
        <w:pStyle w:val="Flietext"/>
      </w:pPr>
      <w:r w:rsidRPr="00A9567A">
        <w:t>Der POWER</w:t>
      </w:r>
      <w:r w:rsidRPr="00A9567A">
        <w:noBreakHyphen/>
        <w:t>TINY ist eine kleine netzunabhängige Nebelmaschine mit Fernsteuerung. Die Spannungsversorgung wird herausgeführt, um einen Dauerbetrieb bei Präsentationen gewährleisten zu können. Der POWER</w:t>
      </w:r>
      <w:r w:rsidRPr="00A9567A">
        <w:noBreakHyphen/>
        <w:t>TINY verfügt über eine Verdampfungseinheit, die das Nebelfluid verdampft. Das erzeugt einen sehr hellen weißen Dampf, dieser ist undurchsichtig und füllt innerhalb von Sekunden das gesamte Gestell aus. Der POWER</w:t>
      </w:r>
      <w:r w:rsidRPr="00A9567A">
        <w:noBreakHyphen/>
        <w:t>TINY hat nominelle Heizleistung von 400 W bei einer Aufheizzeit von 1 s. Es wird 10 ml Nebelfluid pro Minute verbraucht. Durch sein Eigengewicht von 5,6 kg steht die Nebelmaschine sicher in dem Gestell und bedarf keiner weiteren Sicherung.</w:t>
      </w:r>
    </w:p>
    <w:p w14:paraId="56E5C40E" w14:textId="5279E70A" w:rsidR="002E7930" w:rsidRPr="00A9567A" w:rsidRDefault="002E7930" w:rsidP="004879BD">
      <w:pPr>
        <w:pStyle w:val="Heading3"/>
        <w:rPr>
          <w:rFonts w:eastAsia="Cambria"/>
        </w:rPr>
      </w:pPr>
      <w:bookmarkStart w:id="128" w:name="_Toc37841075"/>
      <w:r w:rsidRPr="00A9567A">
        <w:rPr>
          <w:rFonts w:eastAsia="Cambria"/>
        </w:rPr>
        <w:t>Rotationseinheit</w:t>
      </w:r>
      <w:bookmarkEnd w:id="128"/>
    </w:p>
    <w:p w14:paraId="479F40ED" w14:textId="77777777" w:rsidR="002E7930" w:rsidRPr="00A9567A" w:rsidRDefault="002E7930" w:rsidP="00C304B7">
      <w:pPr>
        <w:pStyle w:val="Flietext"/>
      </w:pPr>
      <w:r w:rsidRPr="00A9567A">
        <w:t>Bestandteil der Einheit ist ein Motor. Daran befestigt ist ein Hebelarm, an dessen Ende ein innerhalb der Lastgrenzen des Motors frei wählbarer Körper montiert wird. Der Motor ist auf einer Montageschiene angebracht, die ein Verschieben der Einheit zulässt.</w:t>
      </w:r>
    </w:p>
    <w:p w14:paraId="438A96E5" w14:textId="77777777" w:rsidR="002E7930" w:rsidRPr="00A9567A" w:rsidRDefault="002E7930" w:rsidP="00C304B7">
      <w:pPr>
        <w:pStyle w:val="Flietext"/>
      </w:pPr>
      <w:r w:rsidRPr="00A9567A">
        <w:lastRenderedPageBreak/>
        <w:t xml:space="preserve">Der Motor ist ein zweiphasiger Schrittmotor von </w:t>
      </w:r>
      <w:proofErr w:type="spellStart"/>
      <w:r w:rsidRPr="00A9567A">
        <w:t>ThorLabs</w:t>
      </w:r>
      <w:proofErr w:type="spellEnd"/>
      <w:r w:rsidRPr="00A9567A">
        <w:t>. Dieser hat einen Bewegungswinkel von 360° und rotiert mit einer maximalen Frequenz von 10</w:t>
      </w:r>
      <w:r w:rsidRPr="00A9567A">
        <w:rPr>
          <w:rFonts w:eastAsia="Calibri" w:cs="Calibri"/>
        </w:rPr>
        <w:t>°</w:t>
      </w:r>
      <w:r w:rsidRPr="00A9567A">
        <w:t xml:space="preserve"> pro Sekunde. Die Stromversorgung erfolgt gemeinsam mit der Ansteuerung per Mikro</w:t>
      </w:r>
      <w:r w:rsidRPr="00A9567A">
        <w:noBreakHyphen/>
        <w:t xml:space="preserve">USB 3.0. Zusätzlich ist der Motor über einen I/O-Port oder </w:t>
      </w:r>
      <w:r w:rsidRPr="00A9567A">
        <w:rPr>
          <w:rFonts w:eastAsia="Calibri" w:cs="Calibri"/>
        </w:rPr>
        <w:t xml:space="preserve">über Vorwärts/Rückwärts-Tasten direkt am Gerät </w:t>
      </w:r>
      <w:r w:rsidRPr="00A9567A">
        <w:t>ansteuerbar. Maximal ist der Motor mit 22 N belastbar bei einem Drehmoment von 140 </w:t>
      </w:r>
      <w:proofErr w:type="spellStart"/>
      <w:r w:rsidRPr="00A9567A">
        <w:t>mNm</w:t>
      </w:r>
      <w:proofErr w:type="spellEnd"/>
      <w:r w:rsidRPr="00A9567A">
        <w:t>.</w:t>
      </w:r>
    </w:p>
    <w:p w14:paraId="36CB9E04" w14:textId="1442CBB2" w:rsidR="002E7930" w:rsidRPr="00A9567A" w:rsidRDefault="002E7930" w:rsidP="004879BD">
      <w:pPr>
        <w:pStyle w:val="Heading3"/>
        <w:rPr>
          <w:rFonts w:eastAsia="Cambria"/>
        </w:rPr>
      </w:pPr>
      <w:bookmarkStart w:id="129" w:name="_Toc37841076"/>
      <w:r w:rsidRPr="00A9567A">
        <w:rPr>
          <w:rFonts w:eastAsia="Cambria"/>
        </w:rPr>
        <w:t>Filtersystem</w:t>
      </w:r>
      <w:bookmarkEnd w:id="129"/>
    </w:p>
    <w:p w14:paraId="3C79DC97" w14:textId="0A3A1929" w:rsidR="002E7930" w:rsidRDefault="002E7930" w:rsidP="00C304B7">
      <w:pPr>
        <w:pStyle w:val="Flietext"/>
      </w:pPr>
      <w:r w:rsidRPr="00A9567A">
        <w:t>Der Luftfilter soll schnellstmöglich das Gestell von Rauch befreien können. Dies ist erforderlich, um beim Öffnen des Gestells nicht versehentlich die Feuermeldeanlage im Präsentationsgebäude auszulösen. Die Tabelle erfasst eine Testreihe mit den verschiedenen Filtersystemen, die für eine Benutzung in Betracht kommen.</w:t>
      </w:r>
    </w:p>
    <w:p w14:paraId="71E3E4E7" w14:textId="4F0533D5" w:rsidR="000F6095" w:rsidRPr="00A9567A" w:rsidRDefault="000F6095" w:rsidP="00C304B7">
      <w:pPr>
        <w:pStyle w:val="Flietext"/>
        <w:rPr>
          <w:ins w:id="130" w:author="Nils" w:date="2020-04-15T09:25:00Z"/>
        </w:rPr>
      </w:pPr>
      <w:r w:rsidRPr="00A9567A">
        <w:t>Das Luftfiltersystem soll die Kammer zügig vom Nebel befreien können. Eine langsame Methode wie mit dem Luftreiniger oder dem HEPA-Filtermodul scheidet somit aus der Auswahl aus. Der Siemens-Staubsauger erzielt, wenn er au</w:t>
      </w:r>
      <w:r w:rsidRPr="00A9567A">
        <w:rPr>
          <w:rFonts w:eastAsia="Calibri" w:cs="Calibri"/>
        </w:rPr>
        <w:t xml:space="preserve">ßerhalb des Gestells </w:t>
      </w:r>
      <w:r w:rsidRPr="00A9567A">
        <w:t>steht, nur unzureichende Ergebnisse. Er l</w:t>
      </w:r>
      <w:r w:rsidRPr="00A9567A">
        <w:rPr>
          <w:rFonts w:eastAsia="Calibri" w:cs="Calibri"/>
        </w:rPr>
        <w:t>ässt</w:t>
      </w:r>
      <w:r w:rsidRPr="00A9567A">
        <w:t xml:space="preserve"> große Mengen an Dampf aus dem Gestell entweichen, da die Wirkung der Filtersysteme nicht gut genug ist, um in einem Durchgang die Luft vollständig zu reinigen. Das Filtersystem befindet sich im Gestell, da für die Luft mehrere Filtervorgänge erforderlich sind. Beste Ergebnisse in der Testreihe erzielte dabei ein beutelloser </w:t>
      </w:r>
      <w:proofErr w:type="spellStart"/>
      <w:r w:rsidRPr="00A9567A">
        <w:t>Zyklonstaubsauger</w:t>
      </w:r>
      <w:proofErr w:type="spellEnd"/>
      <w:r w:rsidRPr="00A9567A">
        <w:t xml:space="preserve"> mit Mehrfachfiltersystem. Der Staubsauger verfügt über ein Filtersystem aus Motorvorfilter und einem HEPA-12-Nachfilter. Mit der verwendeten Technologie kondensiert der Dampf in den Filtern. Die Filter lassen sich ohne großen Aufwand herausnehmen und reinigen und sind auch mehrfach benutzbar. Der Sauger hat eine Einstufung der Staubemissionsklasse A und filtert am schnellsten den Nebel.</w:t>
      </w:r>
    </w:p>
    <w:p w14:paraId="06B0FDCC" w14:textId="75230135" w:rsidR="000F6095" w:rsidRPr="000D4206" w:rsidRDefault="000D4206">
      <w:pPr>
        <w:spacing w:line="259" w:lineRule="auto"/>
        <w:jc w:val="left"/>
        <w:pPrChange w:id="131" w:author="Nils" w:date="2020-04-15T09:26:00Z">
          <w:pPr>
            <w:pStyle w:val="Flietext"/>
          </w:pPr>
        </w:pPrChange>
      </w:pPr>
      <w:ins w:id="132" w:author="Nils" w:date="2020-04-15T09:25:00Z">
        <w:r>
          <w:br w:type="page"/>
        </w:r>
      </w:ins>
    </w:p>
    <w:tbl>
      <w:tblPr>
        <w:tblStyle w:val="PlainTable1"/>
        <w:tblW w:w="0" w:type="auto"/>
        <w:tblLayout w:type="fixed"/>
        <w:tblLook w:val="04A0" w:firstRow="1" w:lastRow="0" w:firstColumn="1" w:lastColumn="0" w:noHBand="0" w:noVBand="1"/>
      </w:tblPr>
      <w:tblGrid>
        <w:gridCol w:w="2268"/>
        <w:gridCol w:w="2268"/>
        <w:gridCol w:w="2268"/>
        <w:gridCol w:w="2268"/>
      </w:tblGrid>
      <w:tr w:rsidR="002E7930" w:rsidRPr="00A9567A" w14:paraId="034AB353" w14:textId="77777777" w:rsidTr="00CB2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105E3B" w14:textId="77777777" w:rsidR="002E7930" w:rsidRPr="00A9567A" w:rsidRDefault="002E7930" w:rsidP="00C304B7">
            <w:pPr>
              <w:pStyle w:val="Flietext"/>
            </w:pPr>
            <w:r w:rsidRPr="00A9567A">
              <w:lastRenderedPageBreak/>
              <w:t>Name</w:t>
            </w:r>
          </w:p>
        </w:tc>
        <w:tc>
          <w:tcPr>
            <w:tcW w:w="2268" w:type="dxa"/>
          </w:tcPr>
          <w:p w14:paraId="50FBBAF3" w14:textId="77777777" w:rsidR="002E7930" w:rsidRPr="00A9567A" w:rsidRDefault="002E7930" w:rsidP="00C304B7">
            <w:pPr>
              <w:pStyle w:val="Flietext"/>
              <w:cnfStyle w:val="100000000000" w:firstRow="1" w:lastRow="0" w:firstColumn="0" w:lastColumn="0" w:oddVBand="0" w:evenVBand="0" w:oddHBand="0" w:evenHBand="0" w:firstRowFirstColumn="0" w:firstRowLastColumn="0" w:lastRowFirstColumn="0" w:lastRowLastColumn="0"/>
            </w:pPr>
            <w:r w:rsidRPr="00A9567A">
              <w:t>Filter</w:t>
            </w:r>
          </w:p>
        </w:tc>
        <w:tc>
          <w:tcPr>
            <w:tcW w:w="2268" w:type="dxa"/>
          </w:tcPr>
          <w:p w14:paraId="643FDAFC" w14:textId="77777777" w:rsidR="002E7930" w:rsidRPr="00A9567A" w:rsidRDefault="002E7930" w:rsidP="00C304B7">
            <w:pPr>
              <w:pStyle w:val="Flietext"/>
              <w:cnfStyle w:val="100000000000" w:firstRow="1" w:lastRow="0" w:firstColumn="0" w:lastColumn="0" w:oddVBand="0" w:evenVBand="0" w:oddHBand="0" w:evenHBand="0" w:firstRowFirstColumn="0" w:firstRowLastColumn="0" w:lastRowFirstColumn="0" w:lastRowLastColumn="0"/>
            </w:pPr>
            <w:r w:rsidRPr="00A9567A">
              <w:t>Methode</w:t>
            </w:r>
          </w:p>
        </w:tc>
        <w:tc>
          <w:tcPr>
            <w:tcW w:w="2268" w:type="dxa"/>
          </w:tcPr>
          <w:p w14:paraId="00C0E62B" w14:textId="77777777" w:rsidR="002E7930" w:rsidRPr="00A9567A" w:rsidRDefault="002E7930" w:rsidP="00C304B7">
            <w:pPr>
              <w:pStyle w:val="Flietext"/>
              <w:cnfStyle w:val="100000000000" w:firstRow="1" w:lastRow="0" w:firstColumn="0" w:lastColumn="0" w:oddVBand="0" w:evenVBand="0" w:oddHBand="0" w:evenHBand="0" w:firstRowFirstColumn="0" w:firstRowLastColumn="0" w:lastRowFirstColumn="0" w:lastRowLastColumn="0"/>
            </w:pPr>
            <w:r w:rsidRPr="00A9567A">
              <w:t>Dauer</w:t>
            </w:r>
          </w:p>
        </w:tc>
      </w:tr>
      <w:tr w:rsidR="002E7930" w:rsidRPr="00A9567A" w14:paraId="652F3781" w14:textId="77777777" w:rsidTr="00CB2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CE375D" w14:textId="77777777" w:rsidR="002E7930" w:rsidRPr="00A9567A" w:rsidRDefault="002E7930" w:rsidP="00C304B7">
            <w:pPr>
              <w:pStyle w:val="Flietext"/>
            </w:pPr>
            <w:r w:rsidRPr="00A9567A">
              <w:t>JINPUS Luftreiniger 2,5 W</w:t>
            </w:r>
          </w:p>
        </w:tc>
        <w:tc>
          <w:tcPr>
            <w:tcW w:w="2268" w:type="dxa"/>
          </w:tcPr>
          <w:p w14:paraId="792EE9AC" w14:textId="77777777" w:rsidR="002E7930" w:rsidRPr="00A9567A" w:rsidRDefault="002E7930" w:rsidP="00C304B7">
            <w:pPr>
              <w:pStyle w:val="Flietext"/>
              <w:cnfStyle w:val="000000100000" w:firstRow="0" w:lastRow="0" w:firstColumn="0" w:lastColumn="0" w:oddVBand="0" w:evenVBand="0" w:oddHBand="1" w:evenHBand="0" w:firstRowFirstColumn="0" w:firstRowLastColumn="0" w:lastRowFirstColumn="0" w:lastRowLastColumn="0"/>
            </w:pPr>
            <w:r w:rsidRPr="00A9567A">
              <w:t>HEPA und Aktivkohle</w:t>
            </w:r>
          </w:p>
        </w:tc>
        <w:tc>
          <w:tcPr>
            <w:tcW w:w="2268" w:type="dxa"/>
          </w:tcPr>
          <w:p w14:paraId="17C758E2" w14:textId="77777777" w:rsidR="002E7930" w:rsidRPr="00A9567A" w:rsidRDefault="002E7930" w:rsidP="00C304B7">
            <w:pPr>
              <w:pStyle w:val="Flietext"/>
              <w:cnfStyle w:val="000000100000" w:firstRow="0" w:lastRow="0" w:firstColumn="0" w:lastColumn="0" w:oddVBand="0" w:evenVBand="0" w:oddHBand="1" w:evenHBand="0" w:firstRowFirstColumn="0" w:firstRowLastColumn="0" w:lastRowFirstColumn="0" w:lastRowLastColumn="0"/>
            </w:pPr>
            <w:r w:rsidRPr="00A9567A">
              <w:t>Innen</w:t>
            </w:r>
          </w:p>
        </w:tc>
        <w:tc>
          <w:tcPr>
            <w:tcW w:w="2268" w:type="dxa"/>
          </w:tcPr>
          <w:p w14:paraId="55A99112" w14:textId="77777777" w:rsidR="002E7930" w:rsidRPr="00A9567A" w:rsidRDefault="002E7930" w:rsidP="00C304B7">
            <w:pPr>
              <w:pStyle w:val="Flietext"/>
              <w:cnfStyle w:val="000000100000" w:firstRow="0" w:lastRow="0" w:firstColumn="0" w:lastColumn="0" w:oddVBand="0" w:evenVBand="0" w:oddHBand="1" w:evenHBand="0" w:firstRowFirstColumn="0" w:firstRowLastColumn="0" w:lastRowFirstColumn="0" w:lastRowLastColumn="0"/>
            </w:pPr>
            <w:r w:rsidRPr="00A9567A">
              <w:t>&gt;15 Minuten</w:t>
            </w:r>
          </w:p>
        </w:tc>
      </w:tr>
      <w:tr w:rsidR="002E7930" w:rsidRPr="00A9567A" w14:paraId="4728C725" w14:textId="77777777" w:rsidTr="00CB2EE7">
        <w:tc>
          <w:tcPr>
            <w:cnfStyle w:val="001000000000" w:firstRow="0" w:lastRow="0" w:firstColumn="1" w:lastColumn="0" w:oddVBand="0" w:evenVBand="0" w:oddHBand="0" w:evenHBand="0" w:firstRowFirstColumn="0" w:firstRowLastColumn="0" w:lastRowFirstColumn="0" w:lastRowLastColumn="0"/>
            <w:tcW w:w="2268" w:type="dxa"/>
          </w:tcPr>
          <w:p w14:paraId="5F713324" w14:textId="77777777" w:rsidR="002E7930" w:rsidRPr="00A9567A" w:rsidRDefault="002E7930" w:rsidP="00C304B7">
            <w:pPr>
              <w:pStyle w:val="Flietext"/>
            </w:pPr>
            <w:r w:rsidRPr="00A9567A">
              <w:t>Siemens Staubsauger VS06B112A 700 W</w:t>
            </w:r>
          </w:p>
        </w:tc>
        <w:tc>
          <w:tcPr>
            <w:tcW w:w="2268" w:type="dxa"/>
          </w:tcPr>
          <w:p w14:paraId="14C3DFC5" w14:textId="77777777" w:rsidR="002E7930" w:rsidRPr="00A9567A" w:rsidRDefault="002E7930" w:rsidP="006D05B8">
            <w:pPr>
              <w:cnfStyle w:val="000000000000" w:firstRow="0" w:lastRow="0" w:firstColumn="0" w:lastColumn="0" w:oddVBand="0" w:evenVBand="0" w:oddHBand="0" w:evenHBand="0" w:firstRowFirstColumn="0" w:firstRowLastColumn="0" w:lastRowFirstColumn="0" w:lastRowLastColumn="0"/>
              <w:rPr>
                <w:rFonts w:eastAsia="Cambria" w:cs="Cambria"/>
                <w:szCs w:val="24"/>
              </w:rPr>
            </w:pPr>
            <w:r w:rsidRPr="00A9567A">
              <w:rPr>
                <w:rFonts w:eastAsia="Cambria" w:cs="Cambria"/>
                <w:szCs w:val="24"/>
              </w:rPr>
              <w:t>Staubbeutel, Hygienefilter, Motorvorfilter Papier</w:t>
            </w:r>
          </w:p>
        </w:tc>
        <w:tc>
          <w:tcPr>
            <w:tcW w:w="2268" w:type="dxa"/>
          </w:tcPr>
          <w:p w14:paraId="396C4D6D" w14:textId="77777777" w:rsidR="002E7930" w:rsidRPr="00A9567A" w:rsidRDefault="002E7930" w:rsidP="006D05B8">
            <w:pPr>
              <w:cnfStyle w:val="000000000000" w:firstRow="0" w:lastRow="0" w:firstColumn="0" w:lastColumn="0" w:oddVBand="0" w:evenVBand="0" w:oddHBand="0" w:evenHBand="0" w:firstRowFirstColumn="0" w:firstRowLastColumn="0" w:lastRowFirstColumn="0" w:lastRowLastColumn="0"/>
              <w:rPr>
                <w:rFonts w:eastAsia="Cambria" w:cs="Cambria"/>
                <w:szCs w:val="24"/>
              </w:rPr>
            </w:pPr>
            <w:r w:rsidRPr="00A9567A">
              <w:rPr>
                <w:rFonts w:eastAsia="Cambria" w:cs="Cambria"/>
                <w:szCs w:val="24"/>
              </w:rPr>
              <w:t>Innen</w:t>
            </w:r>
          </w:p>
        </w:tc>
        <w:tc>
          <w:tcPr>
            <w:tcW w:w="2268" w:type="dxa"/>
          </w:tcPr>
          <w:p w14:paraId="0AE325AB" w14:textId="77777777" w:rsidR="002E7930" w:rsidRPr="00A9567A" w:rsidRDefault="002E7930" w:rsidP="006D05B8">
            <w:pPr>
              <w:cnfStyle w:val="000000000000" w:firstRow="0" w:lastRow="0" w:firstColumn="0" w:lastColumn="0" w:oddVBand="0" w:evenVBand="0" w:oddHBand="0" w:evenHBand="0" w:firstRowFirstColumn="0" w:firstRowLastColumn="0" w:lastRowFirstColumn="0" w:lastRowLastColumn="0"/>
              <w:rPr>
                <w:rFonts w:eastAsia="Cambria" w:cs="Cambria"/>
                <w:szCs w:val="24"/>
              </w:rPr>
            </w:pPr>
            <w:r w:rsidRPr="00A9567A">
              <w:rPr>
                <w:rFonts w:eastAsia="Cambria" w:cs="Cambria"/>
                <w:szCs w:val="24"/>
              </w:rPr>
              <w:t>&gt;3 Minuten</w:t>
            </w:r>
          </w:p>
        </w:tc>
      </w:tr>
      <w:tr w:rsidR="002E7930" w:rsidRPr="00A9567A" w14:paraId="487FADC4" w14:textId="77777777" w:rsidTr="00CB2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6CAEDC" w14:textId="77777777" w:rsidR="002E7930" w:rsidRPr="00A9567A" w:rsidRDefault="002E7930" w:rsidP="006D05B8">
            <w:pPr>
              <w:rPr>
                <w:rFonts w:eastAsia="Cambria" w:cs="Cambria"/>
                <w:szCs w:val="24"/>
              </w:rPr>
            </w:pPr>
            <w:r w:rsidRPr="00A9567A">
              <w:rPr>
                <w:rFonts w:eastAsia="Cambria" w:cs="Cambria"/>
                <w:b w:val="0"/>
                <w:bCs w:val="0"/>
                <w:szCs w:val="24"/>
              </w:rPr>
              <w:t>Siemens Staubsauger VS06B112A 700 W</w:t>
            </w:r>
          </w:p>
        </w:tc>
        <w:tc>
          <w:tcPr>
            <w:tcW w:w="2268" w:type="dxa"/>
          </w:tcPr>
          <w:p w14:paraId="1E7CEE4A" w14:textId="77777777" w:rsidR="002E7930" w:rsidRPr="00A9567A" w:rsidRDefault="002E7930" w:rsidP="006D05B8">
            <w:pPr>
              <w:cnfStyle w:val="000000100000" w:firstRow="0" w:lastRow="0" w:firstColumn="0" w:lastColumn="0" w:oddVBand="0" w:evenVBand="0" w:oddHBand="1" w:evenHBand="0" w:firstRowFirstColumn="0" w:firstRowLastColumn="0" w:lastRowFirstColumn="0" w:lastRowLastColumn="0"/>
              <w:rPr>
                <w:rFonts w:eastAsia="Cambria" w:cs="Cambria"/>
                <w:szCs w:val="24"/>
              </w:rPr>
            </w:pPr>
            <w:r w:rsidRPr="00A9567A">
              <w:rPr>
                <w:rFonts w:eastAsia="Cambria" w:cs="Cambria"/>
                <w:szCs w:val="24"/>
              </w:rPr>
              <w:t>Staubbeutel, Hygienefilter, Motorvorfilter Papier</w:t>
            </w:r>
          </w:p>
        </w:tc>
        <w:tc>
          <w:tcPr>
            <w:tcW w:w="2268" w:type="dxa"/>
          </w:tcPr>
          <w:p w14:paraId="39CE417C" w14:textId="77777777" w:rsidR="002E7930" w:rsidRPr="00A9567A" w:rsidRDefault="002E7930" w:rsidP="006D05B8">
            <w:pPr>
              <w:cnfStyle w:val="000000100000" w:firstRow="0" w:lastRow="0" w:firstColumn="0" w:lastColumn="0" w:oddVBand="0" w:evenVBand="0" w:oddHBand="1" w:evenHBand="0" w:firstRowFirstColumn="0" w:firstRowLastColumn="0" w:lastRowFirstColumn="0" w:lastRowLastColumn="0"/>
              <w:rPr>
                <w:rFonts w:eastAsia="Cambria" w:cs="Cambria"/>
                <w:szCs w:val="24"/>
              </w:rPr>
            </w:pPr>
            <w:r w:rsidRPr="00A9567A">
              <w:rPr>
                <w:rFonts w:eastAsia="Cambria" w:cs="Cambria"/>
                <w:szCs w:val="24"/>
              </w:rPr>
              <w:t>Außen</w:t>
            </w:r>
          </w:p>
        </w:tc>
        <w:tc>
          <w:tcPr>
            <w:tcW w:w="2268" w:type="dxa"/>
          </w:tcPr>
          <w:p w14:paraId="38B31028" w14:textId="77777777" w:rsidR="002E7930" w:rsidRPr="00A9567A" w:rsidRDefault="002E7930" w:rsidP="006D05B8">
            <w:pPr>
              <w:cnfStyle w:val="000000100000" w:firstRow="0" w:lastRow="0" w:firstColumn="0" w:lastColumn="0" w:oddVBand="0" w:evenVBand="0" w:oddHBand="1" w:evenHBand="0" w:firstRowFirstColumn="0" w:firstRowLastColumn="0" w:lastRowFirstColumn="0" w:lastRowLastColumn="0"/>
              <w:rPr>
                <w:rFonts w:eastAsia="Cambria" w:cs="Cambria"/>
                <w:szCs w:val="24"/>
              </w:rPr>
            </w:pPr>
            <w:r w:rsidRPr="00A9567A">
              <w:rPr>
                <w:rFonts w:eastAsia="Cambria" w:cs="Cambria"/>
                <w:szCs w:val="24"/>
              </w:rPr>
              <w:t>&gt;3 Minuten</w:t>
            </w:r>
          </w:p>
        </w:tc>
      </w:tr>
      <w:tr w:rsidR="002E7930" w:rsidRPr="00A9567A" w14:paraId="27856A38" w14:textId="77777777" w:rsidTr="00CB2EE7">
        <w:tc>
          <w:tcPr>
            <w:cnfStyle w:val="001000000000" w:firstRow="0" w:lastRow="0" w:firstColumn="1" w:lastColumn="0" w:oddVBand="0" w:evenVBand="0" w:oddHBand="0" w:evenHBand="0" w:firstRowFirstColumn="0" w:firstRowLastColumn="0" w:lastRowFirstColumn="0" w:lastRowLastColumn="0"/>
            <w:tcW w:w="2268" w:type="dxa"/>
          </w:tcPr>
          <w:p w14:paraId="653A0CDF" w14:textId="77777777" w:rsidR="002E7930" w:rsidRPr="00A9567A" w:rsidRDefault="002E7930" w:rsidP="00C304B7">
            <w:pPr>
              <w:pStyle w:val="Flietext"/>
            </w:pPr>
            <w:r w:rsidRPr="00A9567A">
              <w:t>HEPA-Filtermodul</w:t>
            </w:r>
          </w:p>
        </w:tc>
        <w:tc>
          <w:tcPr>
            <w:tcW w:w="2268" w:type="dxa"/>
          </w:tcPr>
          <w:p w14:paraId="7F0CAA97" w14:textId="77777777" w:rsidR="002E7930" w:rsidRPr="00A9567A" w:rsidRDefault="002E7930" w:rsidP="00C304B7">
            <w:pPr>
              <w:pStyle w:val="Flietext"/>
              <w:cnfStyle w:val="000000000000" w:firstRow="0" w:lastRow="0" w:firstColumn="0" w:lastColumn="0" w:oddVBand="0" w:evenVBand="0" w:oddHBand="0" w:evenHBand="0" w:firstRowFirstColumn="0" w:firstRowLastColumn="0" w:lastRowFirstColumn="0" w:lastRowLastColumn="0"/>
            </w:pPr>
            <w:r w:rsidRPr="00A9567A">
              <w:t>Filtervlies</w:t>
            </w:r>
          </w:p>
        </w:tc>
        <w:tc>
          <w:tcPr>
            <w:tcW w:w="2268" w:type="dxa"/>
          </w:tcPr>
          <w:p w14:paraId="23F94C0F" w14:textId="77777777" w:rsidR="002E7930" w:rsidRPr="00A9567A" w:rsidRDefault="002E7930" w:rsidP="00C304B7">
            <w:pPr>
              <w:pStyle w:val="Flietext"/>
              <w:cnfStyle w:val="000000000000" w:firstRow="0" w:lastRow="0" w:firstColumn="0" w:lastColumn="0" w:oddVBand="0" w:evenVBand="0" w:oddHBand="0" w:evenHBand="0" w:firstRowFirstColumn="0" w:firstRowLastColumn="0" w:lastRowFirstColumn="0" w:lastRowLastColumn="0"/>
            </w:pPr>
            <w:r w:rsidRPr="00A9567A">
              <w:t>Innen</w:t>
            </w:r>
          </w:p>
        </w:tc>
        <w:tc>
          <w:tcPr>
            <w:tcW w:w="2268" w:type="dxa"/>
          </w:tcPr>
          <w:p w14:paraId="2DE78FD3" w14:textId="77777777" w:rsidR="002E7930" w:rsidRPr="00A9567A" w:rsidRDefault="002E7930" w:rsidP="00C304B7">
            <w:pPr>
              <w:pStyle w:val="Flietext"/>
              <w:cnfStyle w:val="000000000000" w:firstRow="0" w:lastRow="0" w:firstColumn="0" w:lastColumn="0" w:oddVBand="0" w:evenVBand="0" w:oddHBand="0" w:evenHBand="0" w:firstRowFirstColumn="0" w:firstRowLastColumn="0" w:lastRowFirstColumn="0" w:lastRowLastColumn="0"/>
            </w:pPr>
            <w:r w:rsidRPr="00A9567A">
              <w:t>&gt;10 Minuten</w:t>
            </w:r>
          </w:p>
        </w:tc>
      </w:tr>
      <w:tr w:rsidR="002E7930" w:rsidRPr="00A9567A" w14:paraId="2DAA8F3F" w14:textId="77777777" w:rsidTr="00CB2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448B4A5" w14:textId="77777777" w:rsidR="002E7930" w:rsidRPr="00A9567A" w:rsidRDefault="002E7930" w:rsidP="00C304B7">
            <w:pPr>
              <w:pStyle w:val="Flietext"/>
            </w:pPr>
            <w:r w:rsidRPr="00A9567A">
              <w:t>Beutelloser Staubsauger 700 W</w:t>
            </w:r>
          </w:p>
        </w:tc>
        <w:tc>
          <w:tcPr>
            <w:tcW w:w="2268" w:type="dxa"/>
          </w:tcPr>
          <w:p w14:paraId="3446F0AA" w14:textId="77777777" w:rsidR="002E7930" w:rsidRPr="00A9567A" w:rsidRDefault="002E7930" w:rsidP="00C304B7">
            <w:pPr>
              <w:pStyle w:val="Flietext"/>
              <w:cnfStyle w:val="000000100000" w:firstRow="0" w:lastRow="0" w:firstColumn="0" w:lastColumn="0" w:oddVBand="0" w:evenVBand="0" w:oddHBand="1" w:evenHBand="0" w:firstRowFirstColumn="0" w:firstRowLastColumn="0" w:lastRowFirstColumn="0" w:lastRowLastColumn="0"/>
            </w:pPr>
            <w:r w:rsidRPr="00A9567A">
              <w:t xml:space="preserve">Motorvorfilter Papier, Motorvorfilter Filtervlies, </w:t>
            </w:r>
            <w:proofErr w:type="spellStart"/>
            <w:r w:rsidRPr="00A9567A">
              <w:t>Zyklonzlinder</w:t>
            </w:r>
            <w:proofErr w:type="spellEnd"/>
            <w:r w:rsidRPr="00A9567A">
              <w:t xml:space="preserve">, HEPA12-Filter </w:t>
            </w:r>
          </w:p>
        </w:tc>
        <w:tc>
          <w:tcPr>
            <w:tcW w:w="2268" w:type="dxa"/>
          </w:tcPr>
          <w:p w14:paraId="208B719E" w14:textId="77777777" w:rsidR="002E7930" w:rsidRPr="00A9567A" w:rsidRDefault="002E7930" w:rsidP="00C304B7">
            <w:pPr>
              <w:pStyle w:val="Flietext"/>
              <w:cnfStyle w:val="000000100000" w:firstRow="0" w:lastRow="0" w:firstColumn="0" w:lastColumn="0" w:oddVBand="0" w:evenVBand="0" w:oddHBand="1" w:evenHBand="0" w:firstRowFirstColumn="0" w:firstRowLastColumn="0" w:lastRowFirstColumn="0" w:lastRowLastColumn="0"/>
            </w:pPr>
            <w:r w:rsidRPr="00A9567A">
              <w:t>Innen</w:t>
            </w:r>
          </w:p>
        </w:tc>
        <w:tc>
          <w:tcPr>
            <w:tcW w:w="2268" w:type="dxa"/>
          </w:tcPr>
          <w:p w14:paraId="2092754B" w14:textId="77777777" w:rsidR="002E7930" w:rsidRPr="00A9567A" w:rsidRDefault="002E7930">
            <w:pPr>
              <w:pStyle w:val="Flietext"/>
              <w:cnfStyle w:val="000000100000" w:firstRow="0" w:lastRow="0" w:firstColumn="0" w:lastColumn="0" w:oddVBand="0" w:evenVBand="0" w:oddHBand="1" w:evenHBand="0" w:firstRowFirstColumn="0" w:firstRowLastColumn="0" w:lastRowFirstColumn="0" w:lastRowLastColumn="0"/>
              <w:pPrChange w:id="133" w:author="Jonatan Stock" w:date="2020-04-15T08:48:00Z">
                <w:pPr>
                  <w:pStyle w:val="Flietext"/>
                  <w:keepNext/>
                  <w:cnfStyle w:val="000000100000" w:firstRow="0" w:lastRow="0" w:firstColumn="0" w:lastColumn="0" w:oddVBand="0" w:evenVBand="0" w:oddHBand="1" w:evenHBand="0" w:firstRowFirstColumn="0" w:firstRowLastColumn="0" w:lastRowFirstColumn="0" w:lastRowLastColumn="0"/>
                </w:pPr>
              </w:pPrChange>
            </w:pPr>
            <w:r w:rsidRPr="00A9567A">
              <w:t>&gt;3 Minuten</w:t>
            </w:r>
          </w:p>
        </w:tc>
      </w:tr>
    </w:tbl>
    <w:p w14:paraId="034624EE" w14:textId="03474F6F" w:rsidR="002E7930" w:rsidRPr="00A9567A" w:rsidRDefault="004879BD" w:rsidP="004879BD">
      <w:pPr>
        <w:pStyle w:val="1ZGrafikunterschrift"/>
      </w:pPr>
      <w:commentRangeStart w:id="134"/>
      <w:r>
        <w:t xml:space="preserve">Tabelle </w:t>
      </w:r>
      <w:fldSimple w:instr=" STYLEREF 1 \s ">
        <w:r w:rsidR="001969DE">
          <w:rPr>
            <w:noProof/>
          </w:rPr>
          <w:t>4</w:t>
        </w:r>
      </w:fldSimple>
      <w:r w:rsidR="001969DE">
        <w:t>.</w:t>
      </w:r>
      <w:fldSimple w:instr=" SEQ Tabelle \* ARABIC \s 1 ">
        <w:r w:rsidR="001969DE">
          <w:rPr>
            <w:noProof/>
          </w:rPr>
          <w:t>1</w:t>
        </w:r>
      </w:fldSimple>
      <w:r>
        <w:t xml:space="preserve">: </w:t>
      </w:r>
      <w:commentRangeEnd w:id="134"/>
      <w:r w:rsidR="000D532F" w:rsidRPr="000D532F">
        <w:rPr>
          <w:color w:val="auto"/>
          <w:rPrChange w:id="135" w:author="Nils" w:date="2020-04-15T08:51:00Z">
            <w:rPr>
              <w:color w:val="FF0000"/>
            </w:rPr>
          </w:rPrChange>
        </w:rPr>
        <w:t>Vergleich verschiedener Filtersysteme</w:t>
      </w:r>
      <w:r w:rsidR="007A38A4">
        <w:rPr>
          <w:rStyle w:val="CommentReference"/>
          <w:color w:val="auto"/>
        </w:rPr>
        <w:commentReference w:id="134"/>
      </w:r>
    </w:p>
    <w:p w14:paraId="5E486C1B" w14:textId="77777777" w:rsidR="002E7930" w:rsidRPr="00A9567A" w:rsidRDefault="002E7930" w:rsidP="00C304B7">
      <w:pPr>
        <w:pStyle w:val="Flietext"/>
      </w:pPr>
      <w:r w:rsidRPr="00A9567A">
        <w:t xml:space="preserve">Der Kostenaufwand für spezialisierte, leistungsfähigere Luftfiltersysteme ist sehr viel höher. Der </w:t>
      </w:r>
      <w:proofErr w:type="spellStart"/>
      <w:r w:rsidRPr="00A9567A">
        <w:t>Zyklonstaubsauger</w:t>
      </w:r>
      <w:proofErr w:type="spellEnd"/>
      <w:r w:rsidRPr="00A9567A">
        <w:t xml:space="preserve"> ist für dieses System somit für unser Gestell die erste Wahl.</w:t>
      </w:r>
    </w:p>
    <w:p w14:paraId="1A453AA5" w14:textId="49BC3644" w:rsidR="002E7930" w:rsidRPr="002E7930" w:rsidRDefault="002E7930" w:rsidP="00C304B7">
      <w:pPr>
        <w:pStyle w:val="Flietext"/>
      </w:pPr>
      <w:r w:rsidRPr="00A9567A">
        <w:br w:type="page"/>
      </w:r>
    </w:p>
    <w:p w14:paraId="613D36B1" w14:textId="6F39B839" w:rsidR="00CF7A02" w:rsidRPr="00B40242" w:rsidRDefault="00CF7A02" w:rsidP="004879BD">
      <w:pPr>
        <w:pStyle w:val="Heading2"/>
      </w:pPr>
      <w:bookmarkStart w:id="136" w:name="_Toc37841077"/>
      <w:r>
        <w:lastRenderedPageBreak/>
        <w:t>Durchführung Nephelometer-Gehäuse</w:t>
      </w:r>
      <w:bookmarkEnd w:id="136"/>
    </w:p>
    <w:p w14:paraId="0468106D" w14:textId="77777777" w:rsidR="00CF7A02" w:rsidRDefault="00CF7A02" w:rsidP="00C304B7">
      <w:pPr>
        <w:pStyle w:val="Flietext"/>
      </w:pPr>
      <w:r>
        <w:t>Als ein funktionaler Teil des Nephelometers gelten besondere Anforderungen an das Gehäuse. So muss es der Elektronik nicht nur einen festen Sitz liefern, sondern die Sensorik ebenfalls von äußeren Einflüssen schützen. Auch die numerische Rechen- bzw. Kontrolleinheit muss einen ausgewiesenen Platz im Gehäuse finden. Zudem müssen am Gehäuse Montagevorrichtungen vorhanden sein, die es erlauben das Nephelometer an einem beliebigen Ort in der Rauchkammer zu positionieren. Die wesentliche Aufgabe des Gehäuses aber, liegt darin, den Probenraum von sichtbarem Licht</w:t>
      </w:r>
      <w:r>
        <w:rPr>
          <w:rStyle w:val="FootnoteReference"/>
        </w:rPr>
        <w:footnoteReference w:id="8"/>
      </w:r>
      <w:r>
        <w:t xml:space="preserve"> und Licht im nahen Infrarot-Bereich</w:t>
      </w:r>
      <w:r>
        <w:rPr>
          <w:rStyle w:val="FootnoteReference"/>
        </w:rPr>
        <w:footnoteReference w:id="9"/>
      </w:r>
      <w:r>
        <w:t xml:space="preserve"> abzuschirmen und dabei einen Luftaustausch mit der Umgebungsluft zu gewährleisten.</w:t>
      </w:r>
    </w:p>
    <w:p w14:paraId="274ADD32" w14:textId="77777777" w:rsidR="00CF7A02" w:rsidRDefault="00CF7A02" w:rsidP="00BF65E4">
      <w:pPr>
        <w:pStyle w:val="Grafik"/>
      </w:pPr>
      <w:r>
        <w:drawing>
          <wp:inline distT="0" distB="0" distL="0" distR="0" wp14:anchorId="33844408" wp14:editId="7432A937">
            <wp:extent cx="3600000" cy="3031200"/>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elometer Diagramm (1).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3031200"/>
                    </a:xfrm>
                    <a:prstGeom prst="rect">
                      <a:avLst/>
                    </a:prstGeom>
                  </pic:spPr>
                </pic:pic>
              </a:graphicData>
            </a:graphic>
          </wp:inline>
        </w:drawing>
      </w:r>
    </w:p>
    <w:p w14:paraId="7E149875" w14:textId="2E9093AB" w:rsidR="00CF7A02" w:rsidRDefault="00CF7A02" w:rsidP="004879BD">
      <w:pPr>
        <w:pStyle w:val="1ZGrafikunterschrift"/>
      </w:pPr>
      <w:bookmarkStart w:id="137" w:name="_Toc37765003"/>
      <w:bookmarkStart w:id="138" w:name="_Toc37770882"/>
      <w:bookmarkStart w:id="139" w:name="_Toc37834679"/>
      <w:r>
        <w:t xml:space="preserve">Abbildung </w:t>
      </w:r>
      <w:fldSimple w:instr=" STYLEREF 1 \s ">
        <w:r w:rsidR="004879BD">
          <w:rPr>
            <w:noProof/>
          </w:rPr>
          <w:t>4</w:t>
        </w:r>
      </w:fldSimple>
      <w:r w:rsidR="004879BD">
        <w:t>.</w:t>
      </w:r>
      <w:fldSimple w:instr=" SEQ Abbildung \* ARABIC \s 1 ">
        <w:r w:rsidR="004879BD">
          <w:rPr>
            <w:noProof/>
          </w:rPr>
          <w:t>2</w:t>
        </w:r>
      </w:fldSimple>
      <w:r>
        <w:t>: Prinzipieller Aufbau eines Nephelometers</w:t>
      </w:r>
      <w:bookmarkEnd w:id="137"/>
      <w:bookmarkEnd w:id="138"/>
      <w:bookmarkEnd w:id="139"/>
    </w:p>
    <w:p w14:paraId="7729C3C6" w14:textId="1D58C3E6" w:rsidR="00CF7A02" w:rsidRDefault="00CF7A02" w:rsidP="00C304B7">
      <w:pPr>
        <w:pStyle w:val="Flietext"/>
      </w:pPr>
      <w:r>
        <w:t xml:space="preserve">Jener Luftaustausch muss dabei (im Idealfall) so effektiv ablaufen, dass die Zusammensetzung der Luft im Probenraum zu jedem Zeitpunkt der Zusammensetzung der Umgebungsluft entspricht. Aus diesen Vorgaben ergeben sich entsprechende Konstruktionsvorschriften für den Entwurf der Außenwände des Gehäuses. Die Wände müssen also eine geometrische Grundstruktur aufweisen, die kein Licht passieren lässt, aber für Fluide wie Luft leicht zu durchdringen ist. Der in Abbildung </w:t>
      </w:r>
      <w:r w:rsidR="000B3FD3">
        <w:t>4.2</w:t>
      </w:r>
      <w:r>
        <w:t xml:space="preserve"> </w:t>
      </w:r>
      <w:r>
        <w:lastRenderedPageBreak/>
        <w:t>dargestellte Lichtfang dient dazu eine direkte Reflexion des transmittierten primären Lichtstrahls zu verhindern.</w:t>
      </w:r>
    </w:p>
    <w:p w14:paraId="18488C20" w14:textId="5D54FA37" w:rsidR="00CF7A02" w:rsidRDefault="00CF7A02" w:rsidP="004879BD">
      <w:pPr>
        <w:pStyle w:val="Heading3"/>
      </w:pPr>
      <w:bookmarkStart w:id="140" w:name="_Toc37841078"/>
      <w:r>
        <w:t>Fertigung mit dem 3D-Drucker</w:t>
      </w:r>
      <w:bookmarkEnd w:id="140"/>
    </w:p>
    <w:p w14:paraId="32347195" w14:textId="3204BC23" w:rsidR="00CF7A02" w:rsidRDefault="00CF7A02" w:rsidP="00C304B7">
      <w:pPr>
        <w:pStyle w:val="Flietext"/>
      </w:pPr>
      <w:r>
        <w:t>Zu Beginn des Projekts wurde festgelegt, dass das Gehäuse des Nephelometers in einem additiven Verfahren mittels 3D-Filamentdrucker</w:t>
      </w:r>
      <w:r>
        <w:rPr>
          <w:rStyle w:val="FootnoteReference"/>
        </w:rPr>
        <w:footnoteReference w:id="10"/>
      </w:r>
      <w:r>
        <w:t xml:space="preserve"> hergestellt werden soll. Aus fertigungstechnischen und wirtschaftlichen Gründen wurde PLA</w:t>
      </w:r>
      <w:r>
        <w:rPr>
          <w:rStyle w:val="FootnoteReference"/>
        </w:rPr>
        <w:footnoteReference w:id="11"/>
      </w:r>
      <w:r>
        <w:t xml:space="preserve"> als Druckmaterial gewählt. Während des Druckvorgangs wird das PLA-Filament erhitzt und durch eine 0,4 mm breite Düse extrudiert. Dabei wird das Werkstück in Schichten von 0,1 mm schrittweise gefertigt. Entsprechende Einschränkungen sind bei der Konstruktion zu berücksichtigen. So dürfen bspw. die Abmessungen des Werkstückes nicht die Abmessungen des Druckvolumens</w:t>
      </w:r>
      <w:r>
        <w:rPr>
          <w:rStyle w:val="FootnoteReference"/>
        </w:rPr>
        <w:footnoteReference w:id="12"/>
      </w:r>
      <w:r>
        <w:t xml:space="preserve"> übersteigen. Des Weiteren sollte eine Wandstärke von mindestens 1 mm eingehalten werden, sehr spitze Winkel sowie Überhänge, sollten, wenn möglich, vermieden werden und rechte Winkel sollten durch Abrundungen mit einem Radius von mindestens 1 mm ersetzt werden. Dies sind empirisch ermittelte Richtwerte, welche stark von der eingesetzten Drucktechnik und dem verwendeten Drucker abhängen. Um möglichst wenig mechanische Nachbearbeitung am Werkstück vornehmen zu müssen, wird (soweit möglich) auf Support verzichtet. Im Bereich des 3D</w:t>
      </w:r>
      <w:r>
        <w:noBreakHyphen/>
        <w:t xml:space="preserve">Filamentdrucks ist der sogenannte Support eine Stützstruktur, die überall dort zum Einsatz kommt, wo konstruktionsbedingt Überhänge entstehen. Entsprechende Regeln zur Erstellung von Support können im </w:t>
      </w:r>
      <w:proofErr w:type="spellStart"/>
      <w:r>
        <w:t>Slicing</w:t>
      </w:r>
      <w:proofErr w:type="spellEnd"/>
      <w:r>
        <w:t>-Programm</w:t>
      </w:r>
      <w:r>
        <w:rPr>
          <w:rStyle w:val="FootnoteReference"/>
        </w:rPr>
        <w:footnoteReference w:id="13"/>
      </w:r>
      <w:r>
        <w:t xml:space="preserve"> festgelegt werden. Durch die Verwendung eines 3D-Druckers besteht die Möglichkeit einen Entwurf quasi direkt zu fertigen. Lieferzeiten, die unter Umständen einige Wochen betragen können, entfallen. Darüber hinaus bekommt der Konstrukteur einen dreidimensionalen und haptischen Eindruck des Werkstücks, welchen bspw. ein CAD-Programm nicht liefern kann. Etwaige Konstruktionsfehler können somit effizienter und vor allem kostengünstiger erkannt werden. Andererseits ist man insbesondere durch die Verwendung eines </w:t>
      </w:r>
      <w:proofErr w:type="spellStart"/>
      <w:r>
        <w:t>Filamentdruckers</w:t>
      </w:r>
      <w:proofErr w:type="spellEnd"/>
      <w:r>
        <w:t xml:space="preserve"> </w:t>
      </w:r>
      <w:r>
        <w:lastRenderedPageBreak/>
        <w:t>auf eine kleine Auswahl an Materialien beschränkt. Zudem treten, je nach Betriebskonfiguration, teilweise große Maßabweichungen auf.</w:t>
      </w:r>
    </w:p>
    <w:p w14:paraId="20F61F52" w14:textId="12021B10" w:rsidR="00CF7A02" w:rsidRDefault="00CF7A02" w:rsidP="004879BD">
      <w:pPr>
        <w:pStyle w:val="Heading3"/>
      </w:pPr>
      <w:bookmarkStart w:id="142" w:name="_Toc37841079"/>
      <w:r>
        <w:t xml:space="preserve">Entwürfe </w:t>
      </w:r>
      <w:r w:rsidR="008F575B">
        <w:t>i</w:t>
      </w:r>
      <w:r w:rsidR="00774413">
        <w:t>m Zuge</w:t>
      </w:r>
      <w:r>
        <w:t xml:space="preserve"> der Gehäuseentwicklung</w:t>
      </w:r>
      <w:bookmarkEnd w:id="142"/>
    </w:p>
    <w:p w14:paraId="1D1C5D7D" w14:textId="77777777" w:rsidR="00CF7A02" w:rsidRDefault="00CF7A02" w:rsidP="00C304B7">
      <w:pPr>
        <w:pStyle w:val="Flietext"/>
      </w:pPr>
      <w:r>
        <w:t>Im Laufe des Projekts wurden einige Entwürfe eines Gehäuses erstellt, welche aus unterschiedlichen Gründen nicht für eine Endfertigung geeignet waren. Im Folgenden soll der Ablauf der Gehäuseentwicklung dargestellt werden.</w:t>
      </w:r>
    </w:p>
    <w:p w14:paraId="643B4FF0" w14:textId="469097A3" w:rsidR="00CF7A02" w:rsidRDefault="00CF7A02" w:rsidP="00C304B7">
      <w:pPr>
        <w:pStyle w:val="Flietext"/>
      </w:pPr>
      <w:r w:rsidRPr="002E11B3">
        <w:t>Der erste Entwurf der Dunkelkammer</w:t>
      </w:r>
      <w:r>
        <w:t xml:space="preserve"> (Abb. </w:t>
      </w:r>
      <w:r w:rsidR="000B3FD3">
        <w:t>4.3</w:t>
      </w:r>
      <w:r>
        <w:t>)</w:t>
      </w:r>
      <w:r w:rsidRPr="002E11B3">
        <w:t xml:space="preserve"> basiert auf einer kreisförmigen Grundfläche mit tangential angeordneten, keilförmigen Strukturen, die auftreffendes Licht so reflektieren sollen, dass es nicht in das Innere der Dunkelkammer gelangt.</w:t>
      </w:r>
      <w:r>
        <w:t xml:space="preserve"> Durch die Messapparatur eines Nephelometers ist eine rechtwinklige Anordnung der einzelnen Komponenten festgelegt.</w:t>
      </w:r>
    </w:p>
    <w:p w14:paraId="5276879F" w14:textId="77777777" w:rsidR="00CF7A02" w:rsidRDefault="00CF7A02" w:rsidP="00BF65E4">
      <w:pPr>
        <w:pStyle w:val="Grafik"/>
      </w:pPr>
      <w:r>
        <w:drawing>
          <wp:inline distT="0" distB="0" distL="0" distR="0" wp14:anchorId="569299AA" wp14:editId="511E042B">
            <wp:extent cx="3600000" cy="2682000"/>
            <wp:effectExtent l="0" t="0" r="635"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kelkammer1.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2682000"/>
                    </a:xfrm>
                    <a:prstGeom prst="rect">
                      <a:avLst/>
                    </a:prstGeom>
                  </pic:spPr>
                </pic:pic>
              </a:graphicData>
            </a:graphic>
          </wp:inline>
        </w:drawing>
      </w:r>
    </w:p>
    <w:p w14:paraId="283DCC02" w14:textId="257312C8" w:rsidR="00CF7A02" w:rsidRDefault="00CF7A02" w:rsidP="004879BD">
      <w:pPr>
        <w:pStyle w:val="1ZGrafikunterschrift"/>
      </w:pPr>
      <w:bookmarkStart w:id="143" w:name="_Toc37765004"/>
      <w:bookmarkStart w:id="144" w:name="_Toc37770883"/>
      <w:bookmarkStart w:id="145" w:name="_Toc37834680"/>
      <w:r>
        <w:t xml:space="preserve">Abbildung </w:t>
      </w:r>
      <w:fldSimple w:instr=" STYLEREF 1 \s ">
        <w:r w:rsidR="004879BD">
          <w:rPr>
            <w:noProof/>
          </w:rPr>
          <w:t>4</w:t>
        </w:r>
      </w:fldSimple>
      <w:r w:rsidR="004879BD">
        <w:t>.</w:t>
      </w:r>
      <w:fldSimple w:instr=" SEQ Abbildung \* ARABIC \s 1 ">
        <w:r w:rsidR="004879BD">
          <w:rPr>
            <w:noProof/>
          </w:rPr>
          <w:t>3</w:t>
        </w:r>
      </w:fldSimple>
      <w:r>
        <w:t>: Dunkelkammer, erster Entwurf</w:t>
      </w:r>
      <w:bookmarkEnd w:id="143"/>
      <w:bookmarkEnd w:id="144"/>
      <w:bookmarkEnd w:id="145"/>
    </w:p>
    <w:p w14:paraId="65C83C1F" w14:textId="1BAEB135" w:rsidR="00CF7A02" w:rsidRDefault="00CF7A02" w:rsidP="00C304B7">
      <w:pPr>
        <w:pStyle w:val="Flietext"/>
      </w:pPr>
      <w:r>
        <w:t xml:space="preserve">Eine Positionierung einer solchen Anordnung (Abb. </w:t>
      </w:r>
      <w:r w:rsidR="000B3FD3">
        <w:t>4.2</w:t>
      </w:r>
      <w:r>
        <w:t xml:space="preserve">) innerhalb einer kreisförmigen Fläche ist allerdings nicht Platzeffizient. Geeigneter wäre eine Grundfläche mit ebenfalls rechtwinkligen Strukturen. Ausgehend von dieser Prämisse wurde ein zweiter Entwurf angefertigt, der dieses grundlegende geometrische Defizit nicht aufweist. Es wurde eine rechteckige Grundfläche gewählt und das Design der Wandstruktur des ersten Entwurfs übernommen. Darüber hinaus wurden </w:t>
      </w:r>
      <w:r>
        <w:lastRenderedPageBreak/>
        <w:t xml:space="preserve">Montagevorrichtungen für die elektronischen Bauelemente sowie ein Lichtfang implementiert (Abb. </w:t>
      </w:r>
      <w:r w:rsidR="00EB3441">
        <w:t>4.4</w:t>
      </w:r>
      <w:r>
        <w:t>).</w:t>
      </w:r>
    </w:p>
    <w:p w14:paraId="4DB75178" w14:textId="77777777" w:rsidR="00CF7A02" w:rsidRDefault="00CF7A02" w:rsidP="00BF65E4">
      <w:pPr>
        <w:pStyle w:val="Grafik"/>
      </w:pPr>
      <w:r>
        <w:drawing>
          <wp:inline distT="0" distB="0" distL="0" distR="0" wp14:anchorId="0792D7AA" wp14:editId="276859C5">
            <wp:extent cx="3600000" cy="2739600"/>
            <wp:effectExtent l="0" t="0" r="63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nkelkammer2.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739600"/>
                    </a:xfrm>
                    <a:prstGeom prst="rect">
                      <a:avLst/>
                    </a:prstGeom>
                  </pic:spPr>
                </pic:pic>
              </a:graphicData>
            </a:graphic>
          </wp:inline>
        </w:drawing>
      </w:r>
    </w:p>
    <w:p w14:paraId="0CBD4B21" w14:textId="0AD61CAD" w:rsidR="00CF7A02" w:rsidRDefault="00CF7A02" w:rsidP="004879BD">
      <w:pPr>
        <w:pStyle w:val="1ZGrafikunterschrift"/>
      </w:pPr>
      <w:bookmarkStart w:id="146" w:name="_Toc37765005"/>
      <w:bookmarkStart w:id="147" w:name="_Toc37770884"/>
      <w:bookmarkStart w:id="148" w:name="_Toc37834681"/>
      <w:r>
        <w:t xml:space="preserve">Abbildung </w:t>
      </w:r>
      <w:fldSimple w:instr=" STYLEREF 1 \s ">
        <w:r w:rsidR="004879BD">
          <w:rPr>
            <w:noProof/>
          </w:rPr>
          <w:t>4</w:t>
        </w:r>
      </w:fldSimple>
      <w:r w:rsidR="004879BD">
        <w:t>.</w:t>
      </w:r>
      <w:fldSimple w:instr=" SEQ Abbildung \* ARABIC \s 1 ">
        <w:r w:rsidR="004879BD">
          <w:rPr>
            <w:noProof/>
          </w:rPr>
          <w:t>4</w:t>
        </w:r>
      </w:fldSimple>
      <w:r>
        <w:t>: Dunkelkammer, zweiter Entwurf</w:t>
      </w:r>
      <w:bookmarkEnd w:id="146"/>
      <w:bookmarkEnd w:id="147"/>
      <w:bookmarkEnd w:id="148"/>
    </w:p>
    <w:p w14:paraId="54F7DEFE" w14:textId="43F824FD" w:rsidR="00CF7A02" w:rsidRDefault="00CF7A02" w:rsidP="00C304B7">
      <w:pPr>
        <w:pStyle w:val="Flietext"/>
      </w:pPr>
      <w:r>
        <w:t xml:space="preserve">In einer Simulation des Druckvorgangs mit Hilfe des </w:t>
      </w:r>
      <w:proofErr w:type="spellStart"/>
      <w:r>
        <w:t>Slicing</w:t>
      </w:r>
      <w:proofErr w:type="spellEnd"/>
      <w:r>
        <w:t xml:space="preserve">-Programms stellte sich heraus, dass die keilförmigen Wandstrukturen (Abb. </w:t>
      </w:r>
      <w:r w:rsidR="00EB3441">
        <w:t>4.4</w:t>
      </w:r>
      <w:r>
        <w:t>) zu filigran konstruiert wurden. Die Wandstärke dieser Strukturen unterschritt die Mindestdicke von 1 mm und somit auch das Auflösungsvermögen des Druckers. Darüber hinaus wurden die Montage</w:t>
      </w:r>
      <w:r>
        <w:softHyphen/>
        <w:t>vorrichtungen für die Trägerplatinen der Elektronik fehlerhaft konstruiert. Zum einen wären die Halterungsstege zu dünn, als dass sie einen stabilen Sitz der Elektronik gewährleisten könnten. Zum anderen wären die Durchgangsbohrungen (in Abb. </w:t>
      </w:r>
      <w:r w:rsidR="00EB3441">
        <w:t>4.4</w:t>
      </w:r>
      <w:r>
        <w:t xml:space="preserve"> nicht zu sehen) nicht von außen zugänglich, was eine Montage praktisch unmöglich machte. </w:t>
      </w:r>
    </w:p>
    <w:p w14:paraId="4432A458" w14:textId="404F4FEC" w:rsidR="00CF7A02" w:rsidRDefault="00CF7A02" w:rsidP="00C304B7">
      <w:pPr>
        <w:pStyle w:val="Flietext"/>
      </w:pPr>
      <w:r>
        <w:t>In einem dritten Entwurf wurde das Ziel verfolgt, das Design der Wandstrukturen und des Lichtfangs zu verbessern. So wurden Öffnungsdurchmesser und Länge des Lichtfangs erhöht und die keilförmige Wandstruktur (Abb.</w:t>
      </w:r>
      <w:r w:rsidR="00EB3441">
        <w:t xml:space="preserve"> 4.4 </w:t>
      </w:r>
      <w:r>
        <w:t>&amp;</w:t>
      </w:r>
      <w:r w:rsidR="00EB3441">
        <w:t xml:space="preserve"> 4.</w:t>
      </w:r>
      <w:r>
        <w:t>3) durch eine labyrinthartige Struktur ersetzt. Ferner wurden an den Stirnseiten Wände aus vollem Material eingebracht (Abb. 4</w:t>
      </w:r>
      <w:r w:rsidR="00EB3441">
        <w:t>.5</w:t>
      </w:r>
      <w:r>
        <w:t xml:space="preserve">). </w:t>
      </w:r>
    </w:p>
    <w:p w14:paraId="65D79749" w14:textId="77777777" w:rsidR="00CF7A02" w:rsidRDefault="00CF7A02" w:rsidP="00BF65E4">
      <w:pPr>
        <w:pStyle w:val="Grafik"/>
      </w:pPr>
      <w:r>
        <w:lastRenderedPageBreak/>
        <w:drawing>
          <wp:inline distT="0" distB="0" distL="0" distR="0" wp14:anchorId="69489934" wp14:editId="212A5A67">
            <wp:extent cx="3600000" cy="2703600"/>
            <wp:effectExtent l="0" t="0" r="635"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nkelkammer3.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2703600"/>
                    </a:xfrm>
                    <a:prstGeom prst="rect">
                      <a:avLst/>
                    </a:prstGeom>
                  </pic:spPr>
                </pic:pic>
              </a:graphicData>
            </a:graphic>
          </wp:inline>
        </w:drawing>
      </w:r>
    </w:p>
    <w:p w14:paraId="1AD3CB20" w14:textId="7A612613" w:rsidR="00CF7A02" w:rsidRDefault="00CF7A02" w:rsidP="004879BD">
      <w:pPr>
        <w:pStyle w:val="1ZGrafikunterschrift"/>
      </w:pPr>
      <w:bookmarkStart w:id="149" w:name="_Toc37765006"/>
      <w:bookmarkStart w:id="150" w:name="_Toc37770885"/>
      <w:bookmarkStart w:id="151" w:name="_Toc37834682"/>
      <w:r>
        <w:t xml:space="preserve">Abbildung </w:t>
      </w:r>
      <w:fldSimple w:instr=" STYLEREF 1 \s ">
        <w:r w:rsidR="004879BD">
          <w:rPr>
            <w:noProof/>
          </w:rPr>
          <w:t>4</w:t>
        </w:r>
      </w:fldSimple>
      <w:r w:rsidR="004879BD">
        <w:t>.</w:t>
      </w:r>
      <w:fldSimple w:instr=" SEQ Abbildung \* ARABIC \s 1 ">
        <w:r w:rsidR="004879BD">
          <w:rPr>
            <w:noProof/>
          </w:rPr>
          <w:t>5</w:t>
        </w:r>
      </w:fldSimple>
      <w:r>
        <w:t>: Dunkelkammer, dritter Entwurf</w:t>
      </w:r>
      <w:bookmarkEnd w:id="149"/>
      <w:bookmarkEnd w:id="150"/>
      <w:bookmarkEnd w:id="151"/>
    </w:p>
    <w:p w14:paraId="4A244AEA" w14:textId="11F6EA0A" w:rsidR="00CF7A02" w:rsidRDefault="00CF7A02" w:rsidP="00C304B7">
      <w:pPr>
        <w:pStyle w:val="Flietext"/>
      </w:pPr>
      <w:r>
        <w:t>Einige der Mängel des zweiten Entwurfs wurden allerdings nicht behoben. Wie in Abbildung 4</w:t>
      </w:r>
      <w:r w:rsidR="00EB3441">
        <w:t>.5</w:t>
      </w:r>
      <w:r>
        <w:t xml:space="preserve"> zu sehen ist, wurden bspw. die Montagevorrichtungen für die Trägerplatinen aus dem zweiten Entwurf übernommen. Des Weiteren entstand durch die Änderung des Designs der Wände eine neue Problematik: Die Stege in der Mitte der </w:t>
      </w:r>
      <w:proofErr w:type="spellStart"/>
      <w:r>
        <w:t>Labyrinth</w:t>
      </w:r>
      <w:r>
        <w:softHyphen/>
        <w:t>struktur</w:t>
      </w:r>
      <w:proofErr w:type="spellEnd"/>
      <w:r>
        <w:t xml:space="preserve"> (jeweils zwischen zwei Doppel-T-Elementen) sind der Konstruktion aus Abbildung 4</w:t>
      </w:r>
      <w:r w:rsidR="00EB3441">
        <w:t>.5</w:t>
      </w:r>
      <w:r>
        <w:t xml:space="preserve"> zu Folge nur auf der Grundfläche befestigt. Es besteht somit mutmaßlich eine erhöhte Defektgefahr. Gleiches gilt für den Lichtfang, der einem nur dünnen Steg aufsitzt. Es besteht ebenfalls keine zweckmäßige Möglichkeit eine Abdeckung zu montieren. </w:t>
      </w:r>
    </w:p>
    <w:p w14:paraId="6D5AC700" w14:textId="790E1912" w:rsidR="00CF7A02" w:rsidRDefault="00CF7A02" w:rsidP="00C304B7">
      <w:pPr>
        <w:pStyle w:val="Flietext"/>
      </w:pPr>
      <w:r>
        <w:t xml:space="preserve">Der finale Entwurf wurde, unter Berücksichtigung aller bisher genannten Defizite, mit besonderem Hinblick auf einfache Montage, Durchführbarkeit bzgl. des Druckprozesses und modulare Erweiterbarkeit konstruiert. Aus Abbildung </w:t>
      </w:r>
      <w:r w:rsidR="00EB3441">
        <w:t>4.6</w:t>
      </w:r>
      <w:r>
        <w:t xml:space="preserve"> wird ersichtlich, dass nun die Möglichkeit besteht mehrere Gehäuse der gleichen Grundform übereinander zu positionieren und sie über Schraubverbindungen durch die Durchgangsbohrungen zu verbinden. Die Montagevorrichtungen für die Trägerplatinen wurden vergrößert und mit den Außenwänden verbunden, wodurch die Schraubverbindung zur Befestigung der Trägerplatinen von außen zugänglich wird. </w:t>
      </w:r>
    </w:p>
    <w:p w14:paraId="4E913C97" w14:textId="77777777" w:rsidR="00CF7A02" w:rsidRDefault="00CF7A02" w:rsidP="00BF65E4">
      <w:pPr>
        <w:pStyle w:val="Grafik"/>
      </w:pPr>
      <w:r>
        <w:lastRenderedPageBreak/>
        <w:drawing>
          <wp:inline distT="0" distB="0" distL="0" distR="0" wp14:anchorId="70DAD437" wp14:editId="160C4808">
            <wp:extent cx="3600000" cy="2829600"/>
            <wp:effectExtent l="0" t="0" r="63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nkelkammer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829600"/>
                    </a:xfrm>
                    <a:prstGeom prst="rect">
                      <a:avLst/>
                    </a:prstGeom>
                  </pic:spPr>
                </pic:pic>
              </a:graphicData>
            </a:graphic>
          </wp:inline>
        </w:drawing>
      </w:r>
    </w:p>
    <w:p w14:paraId="34CE54C8" w14:textId="4B7CEF3B" w:rsidR="00CF7A02" w:rsidRDefault="00CF7A02" w:rsidP="004879BD">
      <w:pPr>
        <w:pStyle w:val="1ZGrafikunterschrift"/>
      </w:pPr>
      <w:bookmarkStart w:id="152" w:name="_Toc37765007"/>
      <w:bookmarkStart w:id="153" w:name="_Toc37770886"/>
      <w:bookmarkStart w:id="154" w:name="_Toc37834683"/>
      <w:r>
        <w:t xml:space="preserve">Abbildung </w:t>
      </w:r>
      <w:fldSimple w:instr=" STYLEREF 1 \s ">
        <w:r w:rsidR="004879BD">
          <w:rPr>
            <w:noProof/>
          </w:rPr>
          <w:t>4</w:t>
        </w:r>
      </w:fldSimple>
      <w:r w:rsidR="004879BD">
        <w:t>.</w:t>
      </w:r>
      <w:fldSimple w:instr=" SEQ Abbildung \* ARABIC \s 1 ">
        <w:r w:rsidR="004879BD">
          <w:rPr>
            <w:noProof/>
          </w:rPr>
          <w:t>6</w:t>
        </w:r>
      </w:fldSimple>
      <w:r>
        <w:t xml:space="preserve">: Dunkelkammer, </w:t>
      </w:r>
      <w:r w:rsidRPr="005B51B5">
        <w:t>vierter</w:t>
      </w:r>
      <w:r>
        <w:t xml:space="preserve"> Entwurf/finaler Entwurf</w:t>
      </w:r>
      <w:bookmarkEnd w:id="152"/>
      <w:bookmarkEnd w:id="153"/>
      <w:bookmarkEnd w:id="154"/>
    </w:p>
    <w:p w14:paraId="6A975405" w14:textId="77777777" w:rsidR="00CF7A02" w:rsidRDefault="00CF7A02" w:rsidP="00C304B7">
      <w:pPr>
        <w:pStyle w:val="Flietext"/>
      </w:pPr>
      <w:r>
        <w:t xml:space="preserve">Die </w:t>
      </w:r>
      <w:proofErr w:type="spellStart"/>
      <w:r>
        <w:t>Labyrinthstrukturen</w:t>
      </w:r>
      <w:proofErr w:type="spellEnd"/>
      <w:r>
        <w:t xml:space="preserve"> der Wände wurden oberhalb mit einer Deckschicht abgeschlossen, um die o. g. Stege zu stabilisieren. Schließlich wurde aus fertigungstechnischen Gründen ein breiter Fuß unter den Lichtfang gesetzt. So wird eine problemlose Fertigung mittels 3D-Drucker ohne den Einsatz von Support möglich.</w:t>
      </w:r>
    </w:p>
    <w:p w14:paraId="4A7F3C13" w14:textId="4B2567F9" w:rsidR="00CF7A02" w:rsidRDefault="00CF7A02" w:rsidP="004879BD">
      <w:pPr>
        <w:pStyle w:val="Heading3"/>
      </w:pPr>
      <w:bookmarkStart w:id="155" w:name="_Toc37841080"/>
      <w:r>
        <w:t>Lichtfang</w:t>
      </w:r>
      <w:bookmarkEnd w:id="155"/>
    </w:p>
    <w:p w14:paraId="0E309333" w14:textId="0FA949BA" w:rsidR="00CF7A02" w:rsidRDefault="00CF7A02" w:rsidP="00C304B7">
      <w:pPr>
        <w:pStyle w:val="Flietext"/>
      </w:pPr>
      <w:r>
        <w:t xml:space="preserve">Wie in Abbildung </w:t>
      </w:r>
      <w:r w:rsidR="00EB3441">
        <w:t>4.6</w:t>
      </w:r>
      <w:r>
        <w:t xml:space="preserve"> zu sehen ist, nimmt der sogenannte Lichtfang einen Großteil des inneren Volumens der Dunkelkammer ein. Ein Lichtfang in dieser Größe ist notwendig, da das Fertigungsmaterial (schwarzes PLA) nicht ideal absorbierend wirkt und somit einen Teil des emittierten Lichtes reflektiert. Dies ist von besonderer Bedeutung für den durch das Aerosol transmittierten Teil des primären Lichtstrahls, welcher ohne Lichtfang von den Wänden reflektiert und somit einen Beitrag zum detektierten Signal liefern würde. Um diese Art von Messfehlern zu minimieren wird ein Lichtfang eingesetzt. </w:t>
      </w:r>
      <w:r w:rsidRPr="0010400D">
        <w:t>D</w:t>
      </w:r>
      <w:r>
        <w:t>er</w:t>
      </w:r>
      <w:r w:rsidRPr="0010400D">
        <w:t xml:space="preserve"> Lichtfa</w:t>
      </w:r>
      <w:r>
        <w:t>ng</w:t>
      </w:r>
      <w:r w:rsidRPr="0010400D">
        <w:t xml:space="preserve"> soll den </w:t>
      </w:r>
      <w:r>
        <w:t>transmittierten, primären</w:t>
      </w:r>
      <w:r w:rsidRPr="0010400D">
        <w:t xml:space="preserve"> Lichtstrahl möglichst vollständig absorbieren.</w:t>
      </w:r>
      <w:r w:rsidRPr="00DF46E0">
        <w:t xml:space="preserve"> Dementsprechend ergeben sich die Dimensionen de</w:t>
      </w:r>
      <w:r>
        <w:t>s</w:t>
      </w:r>
      <w:r w:rsidRPr="00DF46E0">
        <w:t xml:space="preserve"> Lichtfa</w:t>
      </w:r>
      <w:r>
        <w:t>ngs</w:t>
      </w:r>
      <w:r w:rsidRPr="00DF46E0">
        <w:t xml:space="preserve"> aus dem Abstrahlwinkel der verwendeten LED und der Strecke zwischen Lichtfa</w:t>
      </w:r>
      <w:r>
        <w:t>ng</w:t>
      </w:r>
      <w:r w:rsidRPr="00DF46E0">
        <w:t xml:space="preserve"> und LED. Für den Durchmesser</w:t>
      </w:r>
      <w:r>
        <w:t> </w:t>
      </w:r>
      <m:oMath>
        <m:r>
          <w:rPr>
            <w:rFonts w:ascii="Cambria Math" w:hAnsi="Cambria Math"/>
          </w:rPr>
          <m:t>d</m:t>
        </m:r>
      </m:oMath>
      <w:r w:rsidRPr="00DF46E0">
        <w:t xml:space="preserve"> de</w:t>
      </w:r>
      <w:r>
        <w:t>s</w:t>
      </w:r>
      <w:r w:rsidRPr="00DF46E0">
        <w:t xml:space="preserve"> Lichtfa</w:t>
      </w:r>
      <w:r>
        <w:t>ngs</w:t>
      </w:r>
      <w:r w:rsidRPr="00DF46E0">
        <w:t xml:space="preserve"> gilt somit:</w:t>
      </w:r>
    </w:p>
    <w:tbl>
      <w:tblPr>
        <w:tblStyle w:val="FormelTabelle"/>
        <w:tblW w:w="8642" w:type="dxa"/>
        <w:tblLook w:val="04A0" w:firstRow="1" w:lastRow="0" w:firstColumn="1" w:lastColumn="0" w:noHBand="0" w:noVBand="1"/>
      </w:tblPr>
      <w:tblGrid>
        <w:gridCol w:w="1434"/>
        <w:gridCol w:w="5773"/>
        <w:gridCol w:w="1435"/>
      </w:tblGrid>
      <w:tr w:rsidR="00CF7A02" w14:paraId="5135A54B" w14:textId="77777777" w:rsidTr="00B97468">
        <w:tc>
          <w:tcPr>
            <w:tcW w:w="1409" w:type="dxa"/>
          </w:tcPr>
          <w:p w14:paraId="788BCD63" w14:textId="77777777" w:rsidR="00CF7A02" w:rsidRDefault="00CF7A02" w:rsidP="00C304B7">
            <w:pPr>
              <w:pStyle w:val="Flietext"/>
            </w:pPr>
          </w:p>
        </w:tc>
        <w:tc>
          <w:tcPr>
            <w:tcW w:w="5670" w:type="dxa"/>
          </w:tcPr>
          <w:p w14:paraId="26534235" w14:textId="77777777" w:rsidR="00CF7A02" w:rsidRDefault="00CF7A02" w:rsidP="002658A7">
            <w:pPr>
              <w:pStyle w:val="Formel"/>
            </w:pPr>
            <m:oMathPara>
              <m:oMath>
                <m:r>
                  <m:t>d=2r≥2*</m:t>
                </m:r>
                <m:func>
                  <m:funcPr>
                    <m:ctrlPr/>
                  </m:funcPr>
                  <m:fName>
                    <m:r>
                      <m:t>tan</m:t>
                    </m:r>
                  </m:fName>
                  <m:e>
                    <m:d>
                      <m:dPr>
                        <m:ctrlPr/>
                      </m:dPr>
                      <m:e>
                        <m:sSub>
                          <m:sSubPr>
                            <m:ctrlPr/>
                          </m:sSubPr>
                          <m:e>
                            <m:r>
                              <m:t>φ</m:t>
                            </m:r>
                          </m:e>
                          <m:sub>
                            <m:r>
                              <m:t>LED</m:t>
                            </m:r>
                          </m:sub>
                        </m:sSub>
                      </m:e>
                    </m:d>
                    <m:r>
                      <m:t>*s</m:t>
                    </m:r>
                  </m:e>
                </m:func>
              </m:oMath>
            </m:oMathPara>
          </w:p>
        </w:tc>
        <w:tc>
          <w:tcPr>
            <w:tcW w:w="1409" w:type="dxa"/>
          </w:tcPr>
          <w:p w14:paraId="631FACD0" w14:textId="4683756E" w:rsidR="00CF7A02" w:rsidRDefault="00CF7A02" w:rsidP="00C304B7">
            <w:pPr>
              <w:pStyle w:val="FormelNummer"/>
            </w:pPr>
            <w:r>
              <w:t>(</w:t>
            </w:r>
            <w:fldSimple w:instr=" SEQ Formel \* ARABIC ">
              <w:r w:rsidR="001156A4">
                <w:rPr>
                  <w:noProof/>
                </w:rPr>
                <w:t>5</w:t>
              </w:r>
            </w:fldSimple>
            <w:r>
              <w:t>)</w:t>
            </w:r>
          </w:p>
        </w:tc>
      </w:tr>
    </w:tbl>
    <w:p w14:paraId="12130025" w14:textId="77777777" w:rsidR="00CF7A02" w:rsidRDefault="00CF7A02" w:rsidP="00C304B7">
      <w:pPr>
        <w:pStyle w:val="Flietext"/>
      </w:pPr>
      <w:r>
        <w:t>Mit Radius </w:t>
      </w:r>
      <m:oMath>
        <m:r>
          <w:rPr>
            <w:rFonts w:ascii="Cambria Math" w:hAnsi="Cambria Math"/>
          </w:rPr>
          <m:t>r</m:t>
        </m:r>
      </m:oMath>
      <w:r>
        <w:t>, Abstrahlwinkel </w:t>
      </w:r>
      <m:oMath>
        <m:sSub>
          <m:sSubPr>
            <m:ctrlPr>
              <w:rPr>
                <w:rFonts w:ascii="Cambria Math" w:hAnsi="Cambria Math"/>
                <w:i/>
              </w:rPr>
            </m:ctrlPr>
          </m:sSubPr>
          <m:e>
            <m:r>
              <w:rPr>
                <w:rFonts w:ascii="Cambria Math" w:hAnsi="Cambria Math"/>
              </w:rPr>
              <m:t>φ</m:t>
            </m:r>
          </m:e>
          <m:sub>
            <m:r>
              <m:rPr>
                <m:sty m:val="p"/>
              </m:rPr>
              <w:rPr>
                <w:rFonts w:ascii="Cambria Math" w:hAnsi="Cambria Math"/>
              </w:rPr>
              <m:t>LED</m:t>
            </m:r>
          </m:sub>
        </m:sSub>
      </m:oMath>
      <w:r>
        <w:t xml:space="preserve"> und der Strecke </w:t>
      </w:r>
      <m:oMath>
        <m:r>
          <w:rPr>
            <w:rFonts w:ascii="Cambria Math" w:hAnsi="Cambria Math"/>
          </w:rPr>
          <m:t>s</m:t>
        </m:r>
      </m:oMath>
      <w:r>
        <w:t xml:space="preserve"> zwischen LED und Lichtfang.</w:t>
      </w:r>
    </w:p>
    <w:p w14:paraId="7DF9535E" w14:textId="77777777" w:rsidR="00CF7A02" w:rsidRDefault="00CF7A02" w:rsidP="00BF65E4">
      <w:pPr>
        <w:pStyle w:val="Grafik"/>
      </w:pPr>
      <w:r>
        <w:drawing>
          <wp:inline distT="0" distB="0" distL="0" distR="0" wp14:anchorId="70340CBB" wp14:editId="17D95A1F">
            <wp:extent cx="3600000" cy="2224800"/>
            <wp:effectExtent l="0" t="0" r="63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224800"/>
                    </a:xfrm>
                    <a:prstGeom prst="rect">
                      <a:avLst/>
                    </a:prstGeom>
                  </pic:spPr>
                </pic:pic>
              </a:graphicData>
            </a:graphic>
          </wp:inline>
        </w:drawing>
      </w:r>
    </w:p>
    <w:p w14:paraId="61004BBC" w14:textId="28420A3C" w:rsidR="00CF7A02" w:rsidRDefault="00CF7A02" w:rsidP="004879BD">
      <w:pPr>
        <w:pStyle w:val="1ZGrafikunterschrift"/>
      </w:pPr>
      <w:bookmarkStart w:id="156" w:name="_Toc37765008"/>
      <w:bookmarkStart w:id="157" w:name="_Toc37770887"/>
      <w:bookmarkStart w:id="158" w:name="_Toc37834684"/>
      <w:r>
        <w:t xml:space="preserve">Abbildung </w:t>
      </w:r>
      <w:fldSimple w:instr=" STYLEREF 1 \s ">
        <w:r w:rsidR="004879BD">
          <w:rPr>
            <w:noProof/>
          </w:rPr>
          <w:t>4</w:t>
        </w:r>
      </w:fldSimple>
      <w:r w:rsidR="004879BD">
        <w:t>.</w:t>
      </w:r>
      <w:fldSimple w:instr=" SEQ Abbildung \* ARABIC \s 1 ">
        <w:r w:rsidR="004879BD">
          <w:rPr>
            <w:noProof/>
          </w:rPr>
          <w:t>7</w:t>
        </w:r>
      </w:fldSimple>
      <w:r>
        <w:t>: Abstrahlcharakteristik der verwendeten IRED</w:t>
      </w:r>
      <w:r>
        <w:rPr>
          <w:rStyle w:val="FootnoteReference"/>
        </w:rPr>
        <w:footnoteReference w:id="14"/>
      </w:r>
      <w:sdt>
        <w:sdtPr>
          <w:id w:val="-106347199"/>
          <w:citation/>
        </w:sdtPr>
        <w:sdtContent>
          <w:r w:rsidR="00C35376">
            <w:fldChar w:fldCharType="begin"/>
          </w:r>
          <w:r w:rsidR="00C35376">
            <w:instrText xml:space="preserve"> CITATION Osr20 \l 1031 </w:instrText>
          </w:r>
          <w:r w:rsidR="00C35376">
            <w:fldChar w:fldCharType="separate"/>
          </w:r>
          <w:r w:rsidR="00900A79">
            <w:rPr>
              <w:noProof/>
            </w:rPr>
            <w:t xml:space="preserve"> [12]</w:t>
          </w:r>
          <w:r w:rsidR="00C35376">
            <w:fldChar w:fldCharType="end"/>
          </w:r>
        </w:sdtContent>
      </w:sdt>
      <w:bookmarkEnd w:id="156"/>
      <w:bookmarkEnd w:id="157"/>
      <w:bookmarkEnd w:id="158"/>
    </w:p>
    <w:p w14:paraId="63665E9C" w14:textId="0611CE33" w:rsidR="00CF7A02" w:rsidRDefault="00CF7A02" w:rsidP="00C304B7">
      <w:pPr>
        <w:pStyle w:val="Flietext"/>
        <w:rPr>
          <w:rFonts w:eastAsiaTheme="minorEastAsia"/>
        </w:rPr>
      </w:pPr>
      <w:r>
        <w:t xml:space="preserve">Der Abstrahlwinkel einer LED ist der Winkel, bei welchem die optische Leistung auf die Hälfte des Maximalwerts gefallen ist. In diesem Fall: </w:t>
      </w:r>
      <m:oMath>
        <m:sSub>
          <m:sSubPr>
            <m:ctrlPr>
              <w:rPr>
                <w:rFonts w:ascii="Cambria Math" w:hAnsi="Cambria Math"/>
                <w:i/>
              </w:rPr>
            </m:ctrlPr>
          </m:sSubPr>
          <m:e>
            <m:r>
              <w:rPr>
                <w:rFonts w:ascii="Cambria Math" w:hAnsi="Cambria Math"/>
              </w:rPr>
              <m:t>φ</m:t>
            </m:r>
          </m:e>
          <m:sub>
            <m:r>
              <m:rPr>
                <m:sty m:val="p"/>
              </m:rPr>
              <w:rPr>
                <w:rFonts w:ascii="Cambria Math" w:hAnsi="Cambria Math"/>
              </w:rPr>
              <m:t>SFH4550</m:t>
            </m:r>
          </m:sub>
        </m:sSub>
        <m:r>
          <w:rPr>
            <w:rFonts w:ascii="Cambria Math" w:hAnsi="Cambria Math"/>
          </w:rPr>
          <m:t>=3</m:t>
        </m:r>
        <m:r>
          <m:rPr>
            <m:sty m:val="p"/>
          </m:rPr>
          <w:rPr>
            <w:rFonts w:ascii="Cambria Math" w:hAnsi="Cambria Math"/>
          </w:rPr>
          <m:t>°</m:t>
        </m:r>
      </m:oMath>
      <w:r>
        <w:rPr>
          <w:rFonts w:eastAsiaTheme="minorEastAsia"/>
        </w:rPr>
        <w:t xml:space="preserve"> (Abb. </w:t>
      </w:r>
      <w:r w:rsidR="00EB3441">
        <w:rPr>
          <w:rFonts w:eastAsiaTheme="minorEastAsia"/>
        </w:rPr>
        <w:t>4.7</w:t>
      </w:r>
      <w:r>
        <w:rPr>
          <w:rFonts w:eastAsiaTheme="minorEastAsia"/>
        </w:rPr>
        <w:t xml:space="preserve">). Mit einem Abstand von </w:t>
      </w:r>
      <m:oMath>
        <m:r>
          <w:rPr>
            <w:rFonts w:ascii="Cambria Math" w:eastAsiaTheme="minorEastAsia" w:hAnsi="Cambria Math"/>
          </w:rPr>
          <m:t xml:space="preserve">s=14 </m:t>
        </m:r>
        <m:r>
          <m:rPr>
            <m:sty m:val="p"/>
          </m:rPr>
          <w:rPr>
            <w:rFonts w:ascii="Cambria Math" w:eastAsiaTheme="minorEastAsia" w:hAnsi="Cambria Math"/>
          </w:rPr>
          <m:t>mm</m:t>
        </m:r>
      </m:oMath>
      <w:r>
        <w:rPr>
          <w:rFonts w:eastAsiaTheme="minorEastAsia"/>
        </w:rPr>
        <w:t xml:space="preserve"> zwischen LED und Lichtfang ergibt sich ein minimaler Durchmesser von </w:t>
      </w:r>
      <m:oMath>
        <m:sSub>
          <m:sSubPr>
            <m:ctrlPr>
              <w:rPr>
                <w:rFonts w:ascii="Cambria Math" w:hAnsi="Cambria Math"/>
                <w:i/>
              </w:rPr>
            </m:ctrlPr>
          </m:sSubPr>
          <m:e>
            <m:r>
              <w:rPr>
                <w:rFonts w:ascii="Cambria Math" w:hAnsi="Cambria Math"/>
              </w:rPr>
              <m:t>d</m:t>
            </m:r>
          </m:e>
          <m:sub>
            <m:r>
              <m:rPr>
                <m:sty m:val="p"/>
              </m:rPr>
              <w:rPr>
                <w:rFonts w:ascii="Cambria Math" w:hAnsi="Cambria Math"/>
              </w:rPr>
              <m:t>min</m:t>
            </m:r>
          </m:sub>
        </m:sSub>
        <m:r>
          <w:rPr>
            <w:rFonts w:ascii="Cambria Math" w:hAnsi="Cambria Math"/>
          </w:rPr>
          <m:t xml:space="preserve">=1,47 </m:t>
        </m:r>
        <m:r>
          <m:rPr>
            <m:sty m:val="p"/>
          </m:rPr>
          <w:rPr>
            <w:rFonts w:ascii="Cambria Math" w:hAnsi="Cambria Math"/>
          </w:rPr>
          <m:t>mm</m:t>
        </m:r>
      </m:oMath>
      <w:r>
        <w:rPr>
          <w:rFonts w:eastAsiaTheme="minorEastAsia"/>
        </w:rPr>
        <w:t xml:space="preserve">. Es wurde unter anderem aus fertigungstechnischen Gründen, aber auch um Bauteiltoleranzen auszugleichen ein Durchmesser von </w:t>
      </w:r>
      <m:oMath>
        <m:r>
          <w:rPr>
            <w:rFonts w:ascii="Cambria Math" w:eastAsiaTheme="minorEastAsia" w:hAnsi="Cambria Math"/>
          </w:rPr>
          <m:t xml:space="preserve">d=10 </m:t>
        </m:r>
        <m:r>
          <m:rPr>
            <m:sty m:val="p"/>
          </m:rPr>
          <w:rPr>
            <w:rFonts w:ascii="Cambria Math" w:eastAsiaTheme="minorEastAsia" w:hAnsi="Cambria Math"/>
          </w:rPr>
          <m:t>mm</m:t>
        </m:r>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min</m:t>
            </m:r>
          </m:sub>
        </m:sSub>
      </m:oMath>
      <w:r>
        <w:rPr>
          <w:rFonts w:eastAsiaTheme="minorEastAsia"/>
        </w:rPr>
        <w:t xml:space="preserve"> gewählt. Somit hat das Licht, was nicht vom Lichtfang absorbiert wird (geometrisch), eine Intensität von etwa 3 %. Der Öffnungswinkel des Kegels innerhalb des Lichtfangs wäre im Idealfall infinitesimal klein, was wiederum einen unendlich langen Lichtfang zur Folge hätte. Da dies nicht zu realisieren ist, wurde willkürlich festgelegt, dass ein Lichtstrahl, der im Abstrahlwinkel </w:t>
      </w:r>
      <m:oMath>
        <m:sSub>
          <m:sSubPr>
            <m:ctrlPr>
              <w:rPr>
                <w:rFonts w:ascii="Cambria Math" w:eastAsiaTheme="minorEastAsia" w:hAnsi="Cambria Math"/>
                <w:i/>
              </w:rPr>
            </m:ctrlPr>
          </m:sSubPr>
          <m:e>
            <m:r>
              <w:rPr>
                <w:rFonts w:ascii="Cambria Math" w:eastAsiaTheme="minorEastAsia" w:hAnsi="Cambria Math"/>
              </w:rPr>
              <m:t>φ</m:t>
            </m:r>
          </m:e>
          <m:sub>
            <m:r>
              <m:rPr>
                <m:sty m:val="p"/>
              </m:rPr>
              <w:rPr>
                <w:rFonts w:ascii="Cambria Math" w:eastAsiaTheme="minorEastAsia" w:hAnsi="Cambria Math"/>
              </w:rPr>
              <m:t>LED</m:t>
            </m:r>
          </m:sub>
        </m:sSub>
      </m:oMath>
      <w:r>
        <w:rPr>
          <w:rFonts w:eastAsiaTheme="minorEastAsia"/>
        </w:rPr>
        <w:t xml:space="preserve"> auf den Lichtfang trifft, mindestens fünf Mal reflektiert werden muss, bevor der Einfallswinkel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oMath>
      <w:r>
        <w:rPr>
          <w:rFonts w:eastAsiaTheme="minorEastAsia"/>
        </w:rPr>
        <w:t xml:space="preserve"> auf die Innenwand des Lichtfangs 90° übersteigt und der Strahl somit die Richtung ändert. Für den Einfallswinkel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oMath>
      <w:r>
        <w:rPr>
          <w:rFonts w:eastAsiaTheme="minorEastAsia"/>
        </w:rPr>
        <w:t xml:space="preserve"> gilt:</w:t>
      </w:r>
    </w:p>
    <w:tbl>
      <w:tblPr>
        <w:tblStyle w:val="FormelTabelle"/>
        <w:tblW w:w="8642" w:type="dxa"/>
        <w:tblLook w:val="04A0" w:firstRow="1" w:lastRow="0" w:firstColumn="1" w:lastColumn="0" w:noHBand="0" w:noVBand="1"/>
      </w:tblPr>
      <w:tblGrid>
        <w:gridCol w:w="1434"/>
        <w:gridCol w:w="5773"/>
        <w:gridCol w:w="1435"/>
      </w:tblGrid>
      <w:tr w:rsidR="00CF7A02" w14:paraId="3821DEBB" w14:textId="77777777" w:rsidTr="00B97468">
        <w:tc>
          <w:tcPr>
            <w:tcW w:w="1409" w:type="dxa"/>
          </w:tcPr>
          <w:p w14:paraId="6948756A" w14:textId="77777777" w:rsidR="00CF7A02" w:rsidRDefault="00CF7A02" w:rsidP="00C304B7">
            <w:pPr>
              <w:pStyle w:val="Flietext"/>
            </w:pPr>
          </w:p>
        </w:tc>
        <w:tc>
          <w:tcPr>
            <w:tcW w:w="5670" w:type="dxa"/>
          </w:tcPr>
          <w:p w14:paraId="1BCD4F2F" w14:textId="77777777" w:rsidR="00CF7A02" w:rsidRPr="00704B1B" w:rsidRDefault="00182654" w:rsidP="002658A7">
            <w:pPr>
              <w:pStyle w:val="Formel"/>
            </w:pPr>
            <m:oMathPara>
              <m:oMathParaPr>
                <m:jc m:val="center"/>
              </m:oMathParaPr>
              <m:oMath>
                <m:sSub>
                  <m:sSubPr>
                    <m:ctrlPr/>
                  </m:sSubPr>
                  <m:e>
                    <m:r>
                      <m:t>α</m:t>
                    </m:r>
                  </m:e>
                  <m:sub>
                    <m:r>
                      <m:t>n</m:t>
                    </m:r>
                  </m:sub>
                </m:sSub>
                <m:r>
                  <m:t>=</m:t>
                </m:r>
                <m:sSub>
                  <m:sSubPr>
                    <m:ctrlPr/>
                  </m:sSubPr>
                  <m:e>
                    <m:r>
                      <m:t>α</m:t>
                    </m:r>
                  </m:e>
                  <m:sub>
                    <m:r>
                      <m:t>n-1</m:t>
                    </m:r>
                  </m:sub>
                </m:sSub>
                <m:r>
                  <m:t>+2*</m:t>
                </m:r>
                <m:sSub>
                  <m:sSubPr>
                    <m:ctrlPr/>
                  </m:sSubPr>
                  <m:e>
                    <m:r>
                      <m:t>φ</m:t>
                    </m:r>
                  </m:e>
                  <m:sub>
                    <m:r>
                      <m:t>Lichtfang</m:t>
                    </m:r>
                  </m:sub>
                </m:sSub>
              </m:oMath>
            </m:oMathPara>
          </w:p>
        </w:tc>
        <w:tc>
          <w:tcPr>
            <w:tcW w:w="1409" w:type="dxa"/>
          </w:tcPr>
          <w:p w14:paraId="2E63723A" w14:textId="78A799AD" w:rsidR="00CF7A02" w:rsidRDefault="00CF7A02" w:rsidP="00C304B7">
            <w:pPr>
              <w:pStyle w:val="FormelNummer"/>
            </w:pPr>
            <w:r>
              <w:t>(</w:t>
            </w:r>
            <w:fldSimple w:instr=" SEQ Formel \* ARABIC ">
              <w:r w:rsidR="001156A4">
                <w:rPr>
                  <w:noProof/>
                </w:rPr>
                <w:t>6</w:t>
              </w:r>
            </w:fldSimple>
            <w:r>
              <w:t>)</w:t>
            </w:r>
          </w:p>
        </w:tc>
      </w:tr>
    </w:tbl>
    <w:p w14:paraId="066A869A" w14:textId="77777777" w:rsidR="00CF7A02" w:rsidRPr="00BE4DE9" w:rsidRDefault="00CF7A02" w:rsidP="00C304B7">
      <w:pPr>
        <w:pStyle w:val="Flietext"/>
      </w:pPr>
      <w:r>
        <w:t>unter der Bedingung, dass</w:t>
      </w:r>
    </w:p>
    <w:tbl>
      <w:tblPr>
        <w:tblStyle w:val="FormelTabelle"/>
        <w:tblW w:w="8642" w:type="dxa"/>
        <w:tblLook w:val="04A0" w:firstRow="1" w:lastRow="0" w:firstColumn="1" w:lastColumn="0" w:noHBand="0" w:noVBand="1"/>
      </w:tblPr>
      <w:tblGrid>
        <w:gridCol w:w="1434"/>
        <w:gridCol w:w="5773"/>
        <w:gridCol w:w="1435"/>
      </w:tblGrid>
      <w:tr w:rsidR="00CF7A02" w14:paraId="2DC7707B" w14:textId="77777777" w:rsidTr="00B97468">
        <w:tc>
          <w:tcPr>
            <w:tcW w:w="1409" w:type="dxa"/>
          </w:tcPr>
          <w:p w14:paraId="3FBA6D2E" w14:textId="77777777" w:rsidR="00CF7A02" w:rsidRDefault="00CF7A02" w:rsidP="00C304B7">
            <w:pPr>
              <w:pStyle w:val="Flietext"/>
            </w:pPr>
          </w:p>
        </w:tc>
        <w:tc>
          <w:tcPr>
            <w:tcW w:w="5670" w:type="dxa"/>
          </w:tcPr>
          <w:p w14:paraId="6DFB5021" w14:textId="77777777" w:rsidR="00CF7A02" w:rsidRPr="000771DB" w:rsidRDefault="00182654" w:rsidP="002658A7">
            <w:pPr>
              <w:pStyle w:val="Formel"/>
            </w:pPr>
            <m:oMathPara>
              <m:oMathParaPr>
                <m:jc m:val="center"/>
              </m:oMathParaPr>
              <m:oMath>
                <m:sSub>
                  <m:sSubPr>
                    <m:ctrlPr/>
                  </m:sSubPr>
                  <m:e>
                    <m:r>
                      <m:t>α</m:t>
                    </m:r>
                  </m:e>
                  <m:sub>
                    <m:r>
                      <m:t>5</m:t>
                    </m:r>
                  </m:sub>
                </m:sSub>
                <m:r>
                  <m:t>&lt;90°</m:t>
                </m:r>
              </m:oMath>
            </m:oMathPara>
          </w:p>
        </w:tc>
        <w:tc>
          <w:tcPr>
            <w:tcW w:w="1409" w:type="dxa"/>
          </w:tcPr>
          <w:p w14:paraId="5D3DFAB2" w14:textId="4559A8B4" w:rsidR="00CF7A02" w:rsidRDefault="00CF7A02" w:rsidP="00C304B7">
            <w:pPr>
              <w:pStyle w:val="FormelNummer"/>
            </w:pPr>
            <w:r>
              <w:t>(</w:t>
            </w:r>
            <w:fldSimple w:instr=" SEQ Formel \* ARABIC ">
              <w:r w:rsidR="001156A4">
                <w:rPr>
                  <w:noProof/>
                </w:rPr>
                <w:t>7</w:t>
              </w:r>
            </w:fldSimple>
            <w:r>
              <w:t>)</w:t>
            </w:r>
          </w:p>
        </w:tc>
      </w:tr>
    </w:tbl>
    <w:p w14:paraId="5732F526" w14:textId="77777777" w:rsidR="00CF7A02" w:rsidRDefault="00CF7A02" w:rsidP="00C304B7">
      <w:pPr>
        <w:pStyle w:val="Flietext"/>
      </w:pPr>
      <w:r>
        <w:t>und mit</w:t>
      </w:r>
    </w:p>
    <w:tbl>
      <w:tblPr>
        <w:tblStyle w:val="FormelTabelle"/>
        <w:tblW w:w="8642" w:type="dxa"/>
        <w:tblLook w:val="04A0" w:firstRow="1" w:lastRow="0" w:firstColumn="1" w:lastColumn="0" w:noHBand="0" w:noVBand="1"/>
      </w:tblPr>
      <w:tblGrid>
        <w:gridCol w:w="1434"/>
        <w:gridCol w:w="5773"/>
        <w:gridCol w:w="1435"/>
      </w:tblGrid>
      <w:tr w:rsidR="00CF7A02" w14:paraId="0C69427F" w14:textId="77777777" w:rsidTr="00B97468">
        <w:tc>
          <w:tcPr>
            <w:tcW w:w="1409" w:type="dxa"/>
          </w:tcPr>
          <w:p w14:paraId="58F3A42C" w14:textId="77777777" w:rsidR="00CF7A02" w:rsidRDefault="00CF7A02" w:rsidP="00C304B7">
            <w:pPr>
              <w:pStyle w:val="Flietext"/>
            </w:pPr>
          </w:p>
        </w:tc>
        <w:tc>
          <w:tcPr>
            <w:tcW w:w="5670" w:type="dxa"/>
          </w:tcPr>
          <w:p w14:paraId="15EDFF02" w14:textId="77777777" w:rsidR="00CF7A02" w:rsidRPr="000771DB" w:rsidRDefault="00182654" w:rsidP="002658A7">
            <w:pPr>
              <w:pStyle w:val="Formel"/>
            </w:pPr>
            <m:oMathPara>
              <m:oMathParaPr>
                <m:jc m:val="center"/>
              </m:oMathParaPr>
              <m:oMath>
                <m:sSub>
                  <m:sSubPr>
                    <m:ctrlPr/>
                  </m:sSubPr>
                  <m:e>
                    <m:r>
                      <m:t>α</m:t>
                    </m:r>
                  </m:e>
                  <m:sub>
                    <m:r>
                      <m:t>1</m:t>
                    </m:r>
                  </m:sub>
                </m:sSub>
                <m:r>
                  <m:t>=</m:t>
                </m:r>
                <m:sSub>
                  <m:sSubPr>
                    <m:ctrlPr/>
                  </m:sSubPr>
                  <m:e>
                    <m:r>
                      <m:t>φ</m:t>
                    </m:r>
                  </m:e>
                  <m:sub>
                    <m:r>
                      <m:t>LED</m:t>
                    </m:r>
                  </m:sub>
                </m:sSub>
                <m:r>
                  <m:t>+</m:t>
                </m:r>
                <m:sSub>
                  <m:sSubPr>
                    <m:ctrlPr/>
                  </m:sSubPr>
                  <m:e>
                    <m:r>
                      <m:t>φ</m:t>
                    </m:r>
                  </m:e>
                  <m:sub>
                    <m:r>
                      <m:t>Lichtfang</m:t>
                    </m:r>
                  </m:sub>
                </m:sSub>
              </m:oMath>
            </m:oMathPara>
          </w:p>
        </w:tc>
        <w:tc>
          <w:tcPr>
            <w:tcW w:w="1409" w:type="dxa"/>
          </w:tcPr>
          <w:p w14:paraId="665CAD17" w14:textId="267435AC" w:rsidR="00CF7A02" w:rsidRDefault="00CF7A02" w:rsidP="00C304B7">
            <w:pPr>
              <w:pStyle w:val="FormelNummer"/>
            </w:pPr>
            <w:r>
              <w:t>(</w:t>
            </w:r>
            <w:fldSimple w:instr=" SEQ Formel \* ARABIC ">
              <w:r w:rsidR="001156A4">
                <w:rPr>
                  <w:noProof/>
                </w:rPr>
                <w:t>8</w:t>
              </w:r>
            </w:fldSimple>
            <w:r>
              <w:t>)</w:t>
            </w:r>
          </w:p>
        </w:tc>
      </w:tr>
    </w:tbl>
    <w:p w14:paraId="3D28AE45" w14:textId="77777777" w:rsidR="00CF7A02" w:rsidRDefault="00CF7A02" w:rsidP="00C304B7">
      <w:pPr>
        <w:pStyle w:val="Flietext"/>
      </w:pPr>
      <w:r>
        <w:t>ergibt sich für den Öffnungswinkel des Lichtfangs:</w:t>
      </w:r>
    </w:p>
    <w:tbl>
      <w:tblPr>
        <w:tblStyle w:val="FormelTabelle"/>
        <w:tblW w:w="8642" w:type="dxa"/>
        <w:tblLook w:val="04A0" w:firstRow="1" w:lastRow="0" w:firstColumn="1" w:lastColumn="0" w:noHBand="0" w:noVBand="1"/>
      </w:tblPr>
      <w:tblGrid>
        <w:gridCol w:w="1434"/>
        <w:gridCol w:w="5773"/>
        <w:gridCol w:w="1435"/>
      </w:tblGrid>
      <w:tr w:rsidR="00CF7A02" w14:paraId="20304CB7" w14:textId="77777777" w:rsidTr="00B97468">
        <w:tc>
          <w:tcPr>
            <w:tcW w:w="1409" w:type="dxa"/>
          </w:tcPr>
          <w:p w14:paraId="5CB26661" w14:textId="77777777" w:rsidR="00CF7A02" w:rsidRDefault="00CF7A02" w:rsidP="00C304B7">
            <w:pPr>
              <w:pStyle w:val="Flietext"/>
            </w:pPr>
          </w:p>
        </w:tc>
        <w:tc>
          <w:tcPr>
            <w:tcW w:w="5670" w:type="dxa"/>
          </w:tcPr>
          <w:p w14:paraId="430E84DC" w14:textId="77777777" w:rsidR="00CF7A02" w:rsidRPr="000771DB" w:rsidRDefault="00182654" w:rsidP="002658A7">
            <w:pPr>
              <w:pStyle w:val="Formel"/>
            </w:pPr>
            <m:oMathPara>
              <m:oMathParaPr>
                <m:jc m:val="center"/>
              </m:oMathParaPr>
              <m:oMath>
                <m:sSub>
                  <m:sSubPr>
                    <m:ctrlPr/>
                  </m:sSubPr>
                  <m:e>
                    <m:r>
                      <m:t>φ</m:t>
                    </m:r>
                  </m:e>
                  <m:sub>
                    <m:r>
                      <m:t>Lichtfang</m:t>
                    </m:r>
                  </m:sub>
                </m:sSub>
                <m:r>
                  <m:t>&lt;</m:t>
                </m:r>
                <m:f>
                  <m:fPr>
                    <m:ctrlPr/>
                  </m:fPr>
                  <m:num>
                    <m:sSub>
                      <m:sSubPr>
                        <m:ctrlPr/>
                      </m:sSubPr>
                      <m:e>
                        <m:r>
                          <m:t>α</m:t>
                        </m:r>
                      </m:e>
                      <m:sub>
                        <m:r>
                          <m:t>5</m:t>
                        </m:r>
                      </m:sub>
                    </m:sSub>
                    <m:r>
                      <m:t>-</m:t>
                    </m:r>
                    <m:sSub>
                      <m:sSubPr>
                        <m:ctrlPr/>
                      </m:sSubPr>
                      <m:e>
                        <m:r>
                          <m:t>φ</m:t>
                        </m:r>
                      </m:e>
                      <m:sub>
                        <m:r>
                          <m:t>LED</m:t>
                        </m:r>
                      </m:sub>
                    </m:sSub>
                  </m:num>
                  <m:den>
                    <m:r>
                      <m:t>9</m:t>
                    </m:r>
                  </m:den>
                </m:f>
                <m:r>
                  <m:t>=9,67°</m:t>
                </m:r>
              </m:oMath>
            </m:oMathPara>
          </w:p>
        </w:tc>
        <w:tc>
          <w:tcPr>
            <w:tcW w:w="1409" w:type="dxa"/>
          </w:tcPr>
          <w:p w14:paraId="1F0BBBCC" w14:textId="4E301A8D" w:rsidR="00CF7A02" w:rsidRDefault="00CF7A02" w:rsidP="00C304B7">
            <w:pPr>
              <w:pStyle w:val="FormelNummer"/>
            </w:pPr>
            <w:r>
              <w:t>(</w:t>
            </w:r>
            <w:fldSimple w:instr=" SEQ Formel \* ARABIC ">
              <w:r w:rsidR="001156A4">
                <w:rPr>
                  <w:noProof/>
                </w:rPr>
                <w:t>9</w:t>
              </w:r>
            </w:fldSimple>
            <w:r>
              <w:t>)</w:t>
            </w:r>
          </w:p>
        </w:tc>
      </w:tr>
    </w:tbl>
    <w:p w14:paraId="77FBC685" w14:textId="0FD701F4" w:rsidR="00CF7A02" w:rsidRPr="00AE6E98" w:rsidRDefault="00CF7A02" w:rsidP="00C304B7">
      <w:pPr>
        <w:pStyle w:val="Flietext"/>
      </w:pPr>
      <w:r>
        <w:t xml:space="preserve">Die Länge des Lichtfangs wurde demnach festgelegt auf 30 mm, wodurch sich ein Winkel von </w:t>
      </w:r>
      <m:oMath>
        <m:sSub>
          <m:sSubPr>
            <m:ctrlPr>
              <w:rPr>
                <w:rFonts w:ascii="Cambria Math" w:hAnsi="Cambria Math"/>
                <w:i/>
              </w:rPr>
            </m:ctrlPr>
          </m:sSubPr>
          <m:e>
            <m:r>
              <w:rPr>
                <w:rFonts w:ascii="Cambria Math" w:hAnsi="Cambria Math"/>
              </w:rPr>
              <m:t>φ</m:t>
            </m:r>
          </m:e>
          <m:sub>
            <m:r>
              <m:rPr>
                <m:sty m:val="p"/>
              </m:rPr>
              <w:rPr>
                <w:rFonts w:ascii="Cambria Math" w:hAnsi="Cambria Math"/>
              </w:rPr>
              <m:t>Lichtfang</m:t>
            </m:r>
          </m:sub>
        </m:sSub>
        <m:r>
          <w:rPr>
            <w:rFonts w:ascii="Cambria Math" w:hAnsi="Cambria Math"/>
          </w:rPr>
          <m:t>=9,46°</m:t>
        </m:r>
      </m:oMath>
      <w:r>
        <w:rPr>
          <w:rFonts w:eastAsiaTheme="minorEastAsia"/>
        </w:rPr>
        <w:t xml:space="preserve"> ergibt, der die Bedingung aus </w:t>
      </w:r>
      <w:r w:rsidRPr="00EB3441">
        <w:rPr>
          <w:rFonts w:eastAsiaTheme="minorEastAsia"/>
          <w:color w:val="FF0000"/>
        </w:rPr>
        <w:t>Gleichung </w:t>
      </w:r>
      <w:r w:rsidR="00EB3441" w:rsidRPr="00EB3441">
        <w:rPr>
          <w:rFonts w:eastAsiaTheme="minorEastAsia"/>
          <w:color w:val="FF0000"/>
        </w:rPr>
        <w:t>7</w:t>
      </w:r>
      <w:r>
        <w:rPr>
          <w:rFonts w:eastAsiaTheme="minorEastAsia"/>
        </w:rPr>
        <w:t xml:space="preserve"> erfüllt.</w:t>
      </w:r>
    </w:p>
    <w:p w14:paraId="10FBC572" w14:textId="419C9A66" w:rsidR="00CF7A02" w:rsidRDefault="00CF7A02" w:rsidP="004879BD">
      <w:pPr>
        <w:pStyle w:val="Heading3"/>
      </w:pPr>
      <w:bookmarkStart w:id="159" w:name="_Toc37841081"/>
      <w:r>
        <w:t>Testdrucke</w:t>
      </w:r>
      <w:bookmarkEnd w:id="159"/>
    </w:p>
    <w:p w14:paraId="25D253E6" w14:textId="34B4E902" w:rsidR="00CF7A02" w:rsidRDefault="00CF7A02" w:rsidP="00C304B7">
      <w:pPr>
        <w:pStyle w:val="Flietext"/>
      </w:pPr>
      <w:r>
        <w:t xml:space="preserve">Ein Lichtfang mit den o. g. Maßen wurde folglich im finalen Entwurf der Dunkelkammer (Abb. </w:t>
      </w:r>
      <w:r w:rsidR="00EB3441">
        <w:t>4.6</w:t>
      </w:r>
      <w:r>
        <w:t xml:space="preserve">) implementiert. Eine Simulation des Druckprozesses der Dunkelkammer </w:t>
      </w:r>
      <w:proofErr w:type="gramStart"/>
      <w:r>
        <w:t xml:space="preserve">mittels </w:t>
      </w:r>
      <w:proofErr w:type="spellStart"/>
      <w:r>
        <w:t>Slicing</w:t>
      </w:r>
      <w:proofErr w:type="spellEnd"/>
      <w:r>
        <w:t>-Programm</w:t>
      </w:r>
      <w:proofErr w:type="gramEnd"/>
      <w:r>
        <w:t xml:space="preserve"> ergab eine Produktionszeit von 5 h und 39 min sowie einen Materialverbrauch von 20 g (entspricht etwa 2,59 m Filament). Aus diesem Grund wurden vorab einige Testdrucke durchgeführt, um zum einen die Funktionalität der Komponenten und zum anderen die Durchführbarkeit des Druckprozesses zu erproben. Zuerst wurde eine Probe der Wandstruktur (Abb. </w:t>
      </w:r>
      <w:r w:rsidR="00EB3441">
        <w:t>4.8</w:t>
      </w:r>
      <w:r>
        <w:t xml:space="preserve">) gedruckt. </w:t>
      </w:r>
    </w:p>
    <w:p w14:paraId="10E95BD9" w14:textId="77777777" w:rsidR="00CF7A02" w:rsidRDefault="00CF7A02" w:rsidP="00BF65E4">
      <w:pPr>
        <w:pStyle w:val="Grafik"/>
      </w:pPr>
      <w:r>
        <w:lastRenderedPageBreak/>
        <w:drawing>
          <wp:inline distT="0" distB="0" distL="0" distR="0" wp14:anchorId="0863183A" wp14:editId="5CA52F0D">
            <wp:extent cx="3600000" cy="299520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995200"/>
                    </a:xfrm>
                    <a:prstGeom prst="rect">
                      <a:avLst/>
                    </a:prstGeom>
                    <a:noFill/>
                    <a:ln>
                      <a:noFill/>
                    </a:ln>
                  </pic:spPr>
                </pic:pic>
              </a:graphicData>
            </a:graphic>
          </wp:inline>
        </w:drawing>
      </w:r>
    </w:p>
    <w:p w14:paraId="63755DA2" w14:textId="3BD3A1C6" w:rsidR="00CF7A02" w:rsidRDefault="00CF7A02" w:rsidP="005A29B1">
      <w:pPr>
        <w:pStyle w:val="Grafikunterschrift"/>
      </w:pPr>
      <w:bookmarkStart w:id="160" w:name="_Toc37765009"/>
      <w:bookmarkStart w:id="161" w:name="_Toc37834685"/>
      <w:r>
        <w:t xml:space="preserve">Abbildung </w:t>
      </w:r>
      <w:fldSimple w:instr=" STYLEREF 1 \s ">
        <w:r w:rsidR="004879BD">
          <w:rPr>
            <w:noProof/>
          </w:rPr>
          <w:t>4</w:t>
        </w:r>
      </w:fldSimple>
      <w:r w:rsidR="004879BD">
        <w:t>.</w:t>
      </w:r>
      <w:fldSimple w:instr=" SEQ Abbildung \* ARABIC \s 1 ">
        <w:r w:rsidR="004879BD">
          <w:rPr>
            <w:noProof/>
          </w:rPr>
          <w:t>8</w:t>
        </w:r>
      </w:fldSimple>
      <w:r>
        <w:t xml:space="preserve">: CAD-Modell einer Probe der Wandstruktur aus dem finalen </w:t>
      </w:r>
      <w:r w:rsidR="000B4476">
        <w:br/>
      </w:r>
      <w:r>
        <w:t>Entwurf</w:t>
      </w:r>
      <w:bookmarkEnd w:id="160"/>
      <w:bookmarkEnd w:id="161"/>
    </w:p>
    <w:p w14:paraId="28960CD5" w14:textId="77777777" w:rsidR="00CF7A02" w:rsidRDefault="00CF7A02" w:rsidP="00C304B7">
      <w:pPr>
        <w:pStyle w:val="Flietext"/>
      </w:pPr>
      <w:r>
        <w:t xml:space="preserve">Um einen Test unter realen Bedingungen zu gewährleisten, wurde die Probe originalgetreu aus der Zeichnung des finalen Entwurfs übernommen und auch in der gleichen Position auf dem Druckbett angeordnet, wie es für den finalen Entwurf vor gesehen war. Nach erfolgreichem Druck wurde die Probe einer Sichtprüfung hinsichtlich der Druckqualität und der Luftzirkulation unterzogen. Abschließend wurde die Probe in einem abgedunkelten Umfeld auf die Transmission von Licht überprüft. Dies wurde ebenfalls im Zuge einer Sichtprüfung, jedoch unter Einstrahlung von Licht aus verschieden Winkeln, durchgeführt. </w:t>
      </w:r>
    </w:p>
    <w:p w14:paraId="1F772052" w14:textId="09079970" w:rsidR="00CF7A02" w:rsidRDefault="00CF7A02" w:rsidP="00C304B7">
      <w:pPr>
        <w:pStyle w:val="Flietext"/>
      </w:pPr>
      <w:r>
        <w:t xml:space="preserve">Als zweites wurde eine Probe des Lichtfangs (Abb. </w:t>
      </w:r>
      <w:r w:rsidR="00EB3441">
        <w:t>4.9, links</w:t>
      </w:r>
      <w:r>
        <w:t>) gedruckt, welche ebenfalls originalgetreu aus dem finalen Entwurf übernommen wurde. Die hohle, kegelförmige Struktur des Lichtfangs hat in der gewählten Position auf dem Druckbett (Kreis</w:t>
      </w:r>
      <w:r>
        <w:softHyphen/>
        <w:t>querschnitt senkrecht zum Druckbett) einen steilen Überhang zur Folge, welcher durch das Drucken mit Support (Generierung einer Stützstruktur) stabilisiert wurde. In einer anschließenden Sichtprüfung stellte sich heraus, dass durch die Entfernung der Support-strukturen Unebenheiten auf der Oberfläche des Konus zurückblieben. Zur Vermeidung dieser Unebenheiten wurde das Drucken des Lichtfangs ohne die Generierung von Support diskutiert. Um die Durchführbarkeit eines Werkstücks mit Überhängen dieser Größe zu validieren wurde ein Ring (Abb.</w:t>
      </w:r>
      <w:r w:rsidR="00EB3441">
        <w:t> 4.</w:t>
      </w:r>
      <w:r>
        <w:t>9</w:t>
      </w:r>
      <w:r w:rsidR="00EB3441">
        <w:t>, rechts</w:t>
      </w:r>
      <w:r>
        <w:t>) mit 12 mm Durchmesser ohne den Einsatz von Support gedruckt.</w:t>
      </w:r>
    </w:p>
    <w:p w14:paraId="381FB491" w14:textId="77777777" w:rsidR="00CF7A02" w:rsidRDefault="00CF7A02" w:rsidP="00BF65E4">
      <w:pPr>
        <w:pStyle w:val="Grafik"/>
      </w:pPr>
      <w:r>
        <w:lastRenderedPageBreak/>
        <w:drawing>
          <wp:inline distT="0" distB="0" distL="0" distR="0" wp14:anchorId="480AF896" wp14:editId="67EF7DCA">
            <wp:extent cx="2466000" cy="2001600"/>
            <wp:effectExtent l="19050" t="19050" r="10795" b="177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000" cy="2001600"/>
                    </a:xfrm>
                    <a:prstGeom prst="rect">
                      <a:avLst/>
                    </a:prstGeom>
                    <a:noFill/>
                    <a:ln>
                      <a:solidFill>
                        <a:schemeClr val="tx1"/>
                      </a:solidFill>
                    </a:ln>
                  </pic:spPr>
                </pic:pic>
              </a:graphicData>
            </a:graphic>
          </wp:inline>
        </w:drawing>
      </w:r>
      <w:r>
        <w:drawing>
          <wp:inline distT="0" distB="0" distL="0" distR="0" wp14:anchorId="69B98C6A" wp14:editId="0E4CBD24">
            <wp:extent cx="1800000" cy="2001600"/>
            <wp:effectExtent l="19050" t="19050" r="1016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2001600"/>
                    </a:xfrm>
                    <a:prstGeom prst="rect">
                      <a:avLst/>
                    </a:prstGeom>
                    <a:noFill/>
                    <a:ln>
                      <a:solidFill>
                        <a:schemeClr val="tx1"/>
                      </a:solidFill>
                    </a:ln>
                  </pic:spPr>
                </pic:pic>
              </a:graphicData>
            </a:graphic>
          </wp:inline>
        </w:drawing>
      </w:r>
    </w:p>
    <w:p w14:paraId="335F0328" w14:textId="1C7297F3" w:rsidR="00CF7A02" w:rsidRDefault="00CF7A02" w:rsidP="005A29B1">
      <w:pPr>
        <w:pStyle w:val="Grafikunterschrift"/>
      </w:pPr>
      <w:bookmarkStart w:id="162" w:name="_Toc37765010"/>
      <w:bookmarkStart w:id="163" w:name="_Toc37834686"/>
      <w:r>
        <w:t xml:space="preserve">Abbildung </w:t>
      </w:r>
      <w:fldSimple w:instr=" STYLEREF 1 \s ">
        <w:r w:rsidR="004879BD">
          <w:rPr>
            <w:noProof/>
          </w:rPr>
          <w:t>4</w:t>
        </w:r>
      </w:fldSimple>
      <w:r w:rsidR="004879BD">
        <w:t>.</w:t>
      </w:r>
      <w:fldSimple w:instr=" SEQ Abbildung \* ARABIC \s 1 ">
        <w:r w:rsidR="004879BD">
          <w:rPr>
            <w:noProof/>
          </w:rPr>
          <w:t>9</w:t>
        </w:r>
      </w:fldSimple>
      <w:r>
        <w:t>:</w:t>
      </w:r>
      <w:r>
        <w:tab/>
        <w:t>links: CAD-Modell einer Probe des Lichtfangs; rechts: CAD-Modell einer Probe des Rings zur Validierung der Druckbarkeit ohne Support</w:t>
      </w:r>
      <w:bookmarkEnd w:id="162"/>
      <w:bookmarkEnd w:id="163"/>
    </w:p>
    <w:p w14:paraId="5F08DF42" w14:textId="77777777" w:rsidR="00CF7A02" w:rsidRDefault="00CF7A02" w:rsidP="00C304B7">
      <w:pPr>
        <w:pStyle w:val="Flietext"/>
      </w:pPr>
      <w:r>
        <w:t>Aus den o.g. Prüfungen geht hervor, dass die getestete Wandstruktur den Anforderungen genügt einen ungehinderten Luftaustausch bei gleichzeitiger Abschirmung vor sichtbarem Licht zu gewährleisten. Der Druck des Rings zeigte, dass der Lichtfang und folglich der gesamte finale Entwurf ohne Support gedruckt werden kann.</w:t>
      </w:r>
    </w:p>
    <w:p w14:paraId="7269DCFC" w14:textId="726FCA27" w:rsidR="00CF7A02" w:rsidRDefault="00CF7A02" w:rsidP="004879BD">
      <w:pPr>
        <w:pStyle w:val="Heading3"/>
      </w:pPr>
      <w:bookmarkStart w:id="164" w:name="_Toc37841082"/>
      <w:r>
        <w:t>Deckel und Arduino-Gehäuse</w:t>
      </w:r>
      <w:bookmarkEnd w:id="164"/>
    </w:p>
    <w:p w14:paraId="624FB2F8" w14:textId="5016F6ED" w:rsidR="00CF7A02" w:rsidRDefault="00CF7A02" w:rsidP="00C304B7">
      <w:pPr>
        <w:pStyle w:val="Flietext"/>
      </w:pPr>
      <w:r>
        <w:t xml:space="preserve">Es wurde festgelegt, dass Sensorik und Kontrolleinheit räumlich getrennt installiert werden sollen. Der Mikrokontroller (hier: Arduino Nano) und periphere Elektronik sind auf einer Lochrasterplatine angebracht. Ein entsprechendes Gehäuse soll den Mikrokontroller inklusive Platine beherbergen und den gleichen Grundriss, wie das Gehäuse des Nephelometers aufweisen, damit sie übereinander angeordnet montiert werden können. Des Weiteren muss eine Montagevorrichtung vorhanden sein, die es ermöglicht das Nephelometer an beliebiger Stelle zu installieren. Aus diesen Vorgaben ergibt sich der in Abbildung </w:t>
      </w:r>
      <w:r w:rsidR="00EB3441">
        <w:t>4.10</w:t>
      </w:r>
      <w:r>
        <w:t xml:space="preserve"> dargestellte Entwurf.</w:t>
      </w:r>
      <w:r w:rsidR="00CF0121" w:rsidRPr="00CF0121">
        <w:t xml:space="preserve"> </w:t>
      </w:r>
      <w:r w:rsidR="00CF0121">
        <w:t>Im Inneren des Gehäuses befinden sich vier Montagevorrichtungen, die entsprechend des Rastermaßes der Platine (ein Zehntel Zoll) positioniert sind. So ist es möglich die vorhandenen Löcher in der Platine zur Montage zu nutzen. An einer Stirnseite des Gehäuses ist eine Ausnehmung vorgesehen, durch welche der USB-Port des Mikrokontrollers zugänglich ist.</w:t>
      </w:r>
    </w:p>
    <w:p w14:paraId="2691C503" w14:textId="77777777" w:rsidR="00CF7A02" w:rsidRDefault="00CF7A02" w:rsidP="00BF65E4">
      <w:pPr>
        <w:pStyle w:val="Grafik"/>
      </w:pPr>
      <w:r>
        <w:lastRenderedPageBreak/>
        <w:drawing>
          <wp:inline distT="0" distB="0" distL="0" distR="0" wp14:anchorId="3100C082" wp14:editId="04E5F813">
            <wp:extent cx="3600000" cy="280800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Gehäuse.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2808000"/>
                    </a:xfrm>
                    <a:prstGeom prst="rect">
                      <a:avLst/>
                    </a:prstGeom>
                  </pic:spPr>
                </pic:pic>
              </a:graphicData>
            </a:graphic>
          </wp:inline>
        </w:drawing>
      </w:r>
    </w:p>
    <w:p w14:paraId="413FD3AA" w14:textId="695FDC92" w:rsidR="00CF7A02" w:rsidRDefault="00CF7A02" w:rsidP="004879BD">
      <w:pPr>
        <w:pStyle w:val="1ZGrafikunterschrift"/>
      </w:pPr>
      <w:bookmarkStart w:id="165" w:name="_Toc37765011"/>
      <w:bookmarkStart w:id="166" w:name="_Toc37770888"/>
      <w:bookmarkStart w:id="167" w:name="_Toc37834687"/>
      <w:r>
        <w:t xml:space="preserve">Abbildung </w:t>
      </w:r>
      <w:fldSimple w:instr=" STYLEREF 1 \s ">
        <w:r w:rsidR="004879BD">
          <w:rPr>
            <w:noProof/>
          </w:rPr>
          <w:t>4</w:t>
        </w:r>
      </w:fldSimple>
      <w:r w:rsidR="004879BD">
        <w:t>.</w:t>
      </w:r>
      <w:fldSimple w:instr=" SEQ Abbildung \* ARABIC \s 1 ">
        <w:r w:rsidR="004879BD">
          <w:rPr>
            <w:noProof/>
          </w:rPr>
          <w:t>10</w:t>
        </w:r>
      </w:fldSimple>
      <w:r>
        <w:t>: Entwurf des Gehäuses für den Mikrokontroller</w:t>
      </w:r>
      <w:bookmarkEnd w:id="165"/>
      <w:bookmarkEnd w:id="166"/>
      <w:bookmarkEnd w:id="167"/>
      <w:r>
        <w:t xml:space="preserve"> </w:t>
      </w:r>
    </w:p>
    <w:p w14:paraId="48A7F6DA" w14:textId="7471DCF4" w:rsidR="00CF7A02" w:rsidRDefault="00CF7A02" w:rsidP="00C304B7">
      <w:pPr>
        <w:pStyle w:val="Flietext"/>
      </w:pPr>
      <w:r>
        <w:t xml:space="preserve">Durch die Durchgangsbohrungen an den vier Ecken ist eine modulare Verbindung mit der Dunkelkammer möglich. Die Aussparungen an der Unterseite der Durchgangsbohrungen sind so konzipiert, dass die M4-Muttern, die zur Montage vorgesehen sind, bündig mit dem Boden des Gehäuses abschließen. An den Flanken des Gehäuses befindet sich je Seite eine Bohrung zur Befestigung des Nephelometers am Einsatzort. Die Oberseite des </w:t>
      </w:r>
      <w:proofErr w:type="spellStart"/>
      <w:r>
        <w:t>Mikrokontrollergehäuses</w:t>
      </w:r>
      <w:proofErr w:type="spellEnd"/>
      <w:r>
        <w:t xml:space="preserve"> wird somit von der Unterseite der Dunkelkammer verschlossen. Für den Verschluss der Dunkelkammer wurde ein Deckel entworfen (Abb. </w:t>
      </w:r>
      <w:r w:rsidR="00EB3441">
        <w:t>4.11</w:t>
      </w:r>
      <w:r>
        <w:t xml:space="preserve">), der durch einen Steg am äußeren Rand die Seiten der Dunkelkammer überlappt. Somit ist gewährleistet, dass kein Licht durch einen etwaigen Montagespalt eindringen kann. </w:t>
      </w:r>
    </w:p>
    <w:p w14:paraId="6EB5D7B8" w14:textId="77777777" w:rsidR="00CF7A02" w:rsidRDefault="00CF7A02" w:rsidP="00BF65E4">
      <w:pPr>
        <w:pStyle w:val="Grafik"/>
      </w:pPr>
      <w:r>
        <w:drawing>
          <wp:inline distT="0" distB="0" distL="0" distR="0" wp14:anchorId="056A90E7" wp14:editId="64459088">
            <wp:extent cx="3600000" cy="225360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kel.PNG"/>
                    <pic:cNvPicPr/>
                  </pic:nvPicPr>
                  <pic:blipFill>
                    <a:blip r:embed="rId32">
                      <a:extLst>
                        <a:ext uri="{28A0092B-C50C-407E-A947-70E740481C1C}">
                          <a14:useLocalDpi xmlns:a14="http://schemas.microsoft.com/office/drawing/2010/main" val="0"/>
                        </a:ext>
                      </a:extLst>
                    </a:blip>
                    <a:stretch>
                      <a:fillRect/>
                    </a:stretch>
                  </pic:blipFill>
                  <pic:spPr>
                    <a:xfrm>
                      <a:off x="0" y="0"/>
                      <a:ext cx="3600000" cy="2253600"/>
                    </a:xfrm>
                    <a:prstGeom prst="rect">
                      <a:avLst/>
                    </a:prstGeom>
                  </pic:spPr>
                </pic:pic>
              </a:graphicData>
            </a:graphic>
          </wp:inline>
        </w:drawing>
      </w:r>
    </w:p>
    <w:p w14:paraId="69F90D6D" w14:textId="5F7E0645" w:rsidR="00317BDA" w:rsidRPr="001B306C" w:rsidRDefault="00CF7A02" w:rsidP="004879BD">
      <w:pPr>
        <w:pStyle w:val="1ZGrafikunterschrift"/>
      </w:pPr>
      <w:bookmarkStart w:id="168" w:name="_Toc37765012"/>
      <w:bookmarkStart w:id="169" w:name="_Toc37770889"/>
      <w:bookmarkStart w:id="170" w:name="_Toc37834688"/>
      <w:r>
        <w:t xml:space="preserve">Abbildung </w:t>
      </w:r>
      <w:fldSimple w:instr=" STYLEREF 1 \s ">
        <w:r w:rsidR="004879BD">
          <w:rPr>
            <w:noProof/>
          </w:rPr>
          <w:t>4</w:t>
        </w:r>
      </w:fldSimple>
      <w:r w:rsidR="004879BD">
        <w:t>.</w:t>
      </w:r>
      <w:fldSimple w:instr=" SEQ Abbildung \* ARABIC \s 1 ">
        <w:r w:rsidR="004879BD">
          <w:rPr>
            <w:noProof/>
          </w:rPr>
          <w:t>11</w:t>
        </w:r>
      </w:fldSimple>
      <w:r>
        <w:t>: Entwurf des Deckels der Dunkelkamme</w:t>
      </w:r>
      <w:r w:rsidR="001B306C">
        <w:t>r</w:t>
      </w:r>
      <w:bookmarkEnd w:id="168"/>
      <w:bookmarkEnd w:id="169"/>
      <w:bookmarkEnd w:id="170"/>
    </w:p>
    <w:p w14:paraId="7B62CF44" w14:textId="75729187" w:rsidR="00316F09" w:rsidRDefault="00316F09" w:rsidP="004879BD">
      <w:pPr>
        <w:pStyle w:val="Heading2"/>
        <w:rPr>
          <w:rFonts w:eastAsiaTheme="minorEastAsia"/>
        </w:rPr>
      </w:pPr>
      <w:bookmarkStart w:id="171" w:name="_Toc37841083"/>
      <w:r>
        <w:rPr>
          <w:rFonts w:eastAsiaTheme="minorEastAsia"/>
        </w:rPr>
        <w:lastRenderedPageBreak/>
        <w:t>Elektronische Umsetzung des Nephelometers</w:t>
      </w:r>
      <w:bookmarkEnd w:id="171"/>
    </w:p>
    <w:p w14:paraId="3A718D01" w14:textId="2BA9867B" w:rsidR="000D2D29" w:rsidRDefault="000D2D29" w:rsidP="00C304B7">
      <w:pPr>
        <w:pStyle w:val="Flietext"/>
      </w:pPr>
      <w:r>
        <w:t>Aus den oben beschriebenen Gründen haben wir uns in unserer Schaltung für einen analogen Integrator entschieden. Die benutzte Schaltung stammt aus</w:t>
      </w:r>
      <w:sdt>
        <w:sdtPr>
          <w:id w:val="1150486352"/>
          <w:citation/>
        </w:sdtPr>
        <w:sdtContent>
          <w:r w:rsidR="00071862">
            <w:fldChar w:fldCharType="begin"/>
          </w:r>
          <w:r w:rsidR="00071862">
            <w:instrText xml:space="preserve"> CITATION Sch20 \l 1031 </w:instrText>
          </w:r>
          <w:r w:rsidR="00071862">
            <w:fldChar w:fldCharType="separate"/>
          </w:r>
          <w:r w:rsidR="004E4369">
            <w:rPr>
              <w:noProof/>
            </w:rPr>
            <w:t xml:space="preserve"> [13]</w:t>
          </w:r>
          <w:r w:rsidR="00071862">
            <w:fldChar w:fldCharType="end"/>
          </w:r>
        </w:sdtContent>
      </w:sdt>
      <w:r>
        <w:t xml:space="preserve">, der Schaltplan des Nephelometers kann in Anhang </w:t>
      </w:r>
      <w:r w:rsidRPr="00D04330">
        <w:rPr>
          <w:color w:val="FF0000"/>
        </w:rPr>
        <w:t xml:space="preserve">A1 </w:t>
      </w:r>
      <w:r>
        <w:t>gefunden werden.</w:t>
      </w:r>
    </w:p>
    <w:p w14:paraId="313B402C" w14:textId="77777777" w:rsidR="000D2D29" w:rsidRDefault="000D2D29" w:rsidP="00C304B7">
      <w:pPr>
        <w:pStyle w:val="Flietext"/>
      </w:pPr>
      <w:r>
        <w:t>Die Stromversorgung für kommt von einem Arduino Nano (der über USB von einem Computer versorgt wird), an den auch die Anschlüsse „Output“ (Spannungswert am Integrator), „Reset“ (Transistorsteuerung zum Entladen des Integrationskondensators) und „Pulse“ (Transistorsteuerung zur Bedienung der LED) angeschlossen sind.</w:t>
      </w:r>
    </w:p>
    <w:p w14:paraId="4919A589" w14:textId="77777777" w:rsidR="000D2D29" w:rsidRDefault="000D2D29" w:rsidP="00C304B7">
      <w:pPr>
        <w:pStyle w:val="Flietext"/>
      </w:pPr>
      <w:r>
        <w:t xml:space="preserve">Im Schaltplan ist auf der linken Seite die LED-Schaltung zu sehen. Hier musste anhand der LED- und Transistorkennlinien ein geeigneter Wert für den Vorwiderstand gefunden werden. Die Überlegungen hierzu werden im nächsten Abschnitt diskutiert. </w:t>
      </w:r>
    </w:p>
    <w:p w14:paraId="77F05288" w14:textId="77777777" w:rsidR="000D2D29" w:rsidRDefault="000D2D29" w:rsidP="00C304B7">
      <w:pPr>
        <w:pStyle w:val="Flietext"/>
      </w:pPr>
      <w:r>
        <w:t>In der Mitte, im oberen Bereich des Schaltplans, ist ein Festspannungsregler zu sehen. Dieser wandelt die 0 V / +5 V Versorgungsspannung des Arduinos in eine -5 V / 0 V / +5 V Spannung um, mit der der Operationsverstärker in der Integratorschaltung betrieben wird. Zwei 100 nF Kondensatoren werden zur Spannungsstabilisierung verwendet.</w:t>
      </w:r>
    </w:p>
    <w:p w14:paraId="599B1C79" w14:textId="6F5548BA" w:rsidR="000D2D29" w:rsidRDefault="000D2D29" w:rsidP="00C304B7">
      <w:pPr>
        <w:pStyle w:val="Flietext"/>
      </w:pPr>
      <w:r>
        <w:t xml:space="preserve">Rechts neben dieser Spannungsversorgung ist die </w:t>
      </w:r>
      <w:r w:rsidR="002C73CC">
        <w:t>PD</w:t>
      </w:r>
      <w:r>
        <w:t>, welche im Gehäuse mit einem Transimpedanzwandler verschaltet ist. Unter der PD ist der Rest der Integratorschaltung zu sehen. Der hier verwendete Kondensator legt die Zeitkonstante des Integrators fest. Da die Zeit zwischen dem periodischen Entleeren des Kondensators am Arduino eingestellt werden kann, ist der genaue Wert der Zeitkonstante nicht von großer Bedeutung. Wichtig ist jedoch, dass der Integrator beim Integrieren nicht an seine Grenze kommt, dann wäre der Kondensator bei jedem Abfragen auf 5 V aufgeladen und das Signal enthält keine Information über die Aerosoldichte mehr.</w:t>
      </w:r>
    </w:p>
    <w:p w14:paraId="2EA02B8B" w14:textId="77777777" w:rsidR="000D2D29" w:rsidRDefault="000D2D29" w:rsidP="00C304B7">
      <w:pPr>
        <w:pStyle w:val="Flietext"/>
      </w:pPr>
      <w:r>
        <w:t xml:space="preserve">Dass dies nicht passiert, kann durch zwei verschiedene Maßnahmen sichergestellt werden: eine größere Zeitkonstante oder eine kleine Integrationszeit. Da die </w:t>
      </w:r>
      <w:r>
        <w:lastRenderedPageBreak/>
        <w:t xml:space="preserve">Integrationszeit nicht zu klein sein darf, sonst würde der Integrator seinen Zweck der Glättung der Messungen nicht erreichen, ist es sinnvoll, einen großen Kondensator zu verwenden, um eine ausreichende Zeitkonstante zu erhalten. In unserem Fall haben wir uns für einen 100 nF Kondensator entschieden. </w:t>
      </w:r>
    </w:p>
    <w:p w14:paraId="51B34850" w14:textId="77777777" w:rsidR="000D2D29" w:rsidRDefault="000D2D29" w:rsidP="00C304B7">
      <w:pPr>
        <w:pStyle w:val="Flietext"/>
      </w:pPr>
      <w:r>
        <w:t>Der Widerstand, der sich auf dem Schaltplan unter dem Kondensator befindet und mit dem Transistor verschaltet ist, dient der Strombegrenzung durch den Transistor. Auch hier ist der genaue Wert nicht ausschlaggebend, es muss jedoch darauf geachtet werden, dass er die Funktion der Strombegrenzung erfüllt, aber nicht zu groß ist. Bei zu einem hohen Widerstand ist der Entladevorgang des Kondensators sehr langsam, was die Gesamtgeschwindigkeit des Systems beeinträchtigt, da der Kondensator bei jeder Messung vor der Integration entladen werden muss. Ein 100 Ω Widerstand erfüllt beide Bedingungen.</w:t>
      </w:r>
    </w:p>
    <w:p w14:paraId="65EA1694" w14:textId="77777777" w:rsidR="000D2D29" w:rsidRDefault="000D2D29" w:rsidP="00C304B7">
      <w:pPr>
        <w:pStyle w:val="Flietext"/>
      </w:pPr>
      <w:r>
        <w:t>Es müssen also noch zwei verschiedene Werte gefunden werden: der Widerstand zur Strombegrenzung in der LED-Schaltung, sowie eine geeignete Integrationszeit. Diesen beiden Fragen widmen sich die nächsten zwei Unterkapitel.</w:t>
      </w:r>
    </w:p>
    <w:p w14:paraId="53734E81" w14:textId="43F4487A" w:rsidR="002C0CF5" w:rsidRDefault="002C0CF5" w:rsidP="00C304B7">
      <w:pPr>
        <w:pStyle w:val="Flietext"/>
        <w:rPr>
          <w:rFonts w:eastAsiaTheme="majorEastAsia" w:cstheme="majorBidi"/>
          <w:sz w:val="28"/>
          <w:szCs w:val="24"/>
        </w:rPr>
      </w:pPr>
      <w:r>
        <w:br w:type="page"/>
      </w:r>
    </w:p>
    <w:p w14:paraId="60710CB9" w14:textId="065D8485" w:rsidR="000D2D29" w:rsidRDefault="000D2D29" w:rsidP="004879BD">
      <w:pPr>
        <w:pStyle w:val="Heading3"/>
      </w:pPr>
      <w:bookmarkStart w:id="172" w:name="_Toc37841084"/>
      <w:r>
        <w:lastRenderedPageBreak/>
        <w:t>Arbeitspunktanalyse in der LED-Schaltung</w:t>
      </w:r>
      <w:bookmarkEnd w:id="172"/>
    </w:p>
    <w:p w14:paraId="6C01F0B1" w14:textId="77777777" w:rsidR="000D2D29" w:rsidRDefault="000D2D29" w:rsidP="00C304B7">
      <w:pPr>
        <w:pStyle w:val="Flietext"/>
      </w:pPr>
      <w:r>
        <w:t>Der hier betrachtete Ausschnitt der Schaltung ist in Abbildung 1 dargestellt.</w:t>
      </w:r>
    </w:p>
    <w:p w14:paraId="710D9226" w14:textId="77777777" w:rsidR="005A29B1" w:rsidRDefault="000D2D29" w:rsidP="00BF65E4">
      <w:pPr>
        <w:pStyle w:val="Grafik"/>
      </w:pPr>
      <w:r w:rsidRPr="005A29B1">
        <w:drawing>
          <wp:inline distT="0" distB="0" distL="0" distR="0" wp14:anchorId="7C417AEE" wp14:editId="6CEE0EE0">
            <wp:extent cx="2277687" cy="3143369"/>
            <wp:effectExtent l="0" t="0" r="0" b="0"/>
            <wp:docPr id="17" name="Picture 17" descr="A picture containing lapto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rcui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7687" cy="3143369"/>
                    </a:xfrm>
                    <a:prstGeom prst="rect">
                      <a:avLst/>
                    </a:prstGeom>
                  </pic:spPr>
                </pic:pic>
              </a:graphicData>
            </a:graphic>
          </wp:inline>
        </w:drawing>
      </w:r>
    </w:p>
    <w:p w14:paraId="217BAE30" w14:textId="6F11901B" w:rsidR="000D2D29" w:rsidRDefault="005A29B1" w:rsidP="005A29B1">
      <w:pPr>
        <w:pStyle w:val="Grafikunterschrift"/>
      </w:pPr>
      <w:bookmarkStart w:id="173" w:name="_Toc37765013"/>
      <w:bookmarkStart w:id="174" w:name="_Toc37834689"/>
      <w:r>
        <w:t xml:space="preserve">Abbildung </w:t>
      </w:r>
      <w:fldSimple w:instr=" STYLEREF 1 \s ">
        <w:r w:rsidR="004879BD">
          <w:rPr>
            <w:noProof/>
          </w:rPr>
          <w:t>4</w:t>
        </w:r>
      </w:fldSimple>
      <w:r w:rsidR="004879BD">
        <w:t>.</w:t>
      </w:r>
      <w:fldSimple w:instr=" SEQ Abbildung \* ARABIC \s 1 ">
        <w:r w:rsidR="004879BD">
          <w:rPr>
            <w:noProof/>
          </w:rPr>
          <w:t>12</w:t>
        </w:r>
      </w:fldSimple>
      <w:r>
        <w:t>:</w:t>
      </w:r>
      <w:r w:rsidRPr="005A29B1">
        <w:t xml:space="preserve"> </w:t>
      </w:r>
      <w:r>
        <w:t xml:space="preserve">Die LED-Schaltung. Es muss ein geeigneter Wert für </w:t>
      </w:r>
      <m:oMath>
        <m:r>
          <w:rPr>
            <w:rFonts w:ascii="Cambria Math" w:hAnsi="Cambria Math"/>
          </w:rPr>
          <m:t>R</m:t>
        </m:r>
      </m:oMath>
      <w:r>
        <w:t xml:space="preserve"> gefunden werden.</w:t>
      </w:r>
      <w:bookmarkEnd w:id="173"/>
      <w:bookmarkEnd w:id="174"/>
    </w:p>
    <w:p w14:paraId="546B2B4B" w14:textId="77777777" w:rsidR="009226AE" w:rsidRDefault="000D2D29" w:rsidP="009226AE">
      <w:pPr>
        <w:pStyle w:val="Flietext"/>
      </w:pPr>
      <w:r>
        <w:t xml:space="preserve">Es soll der Widerstand </w:t>
      </w:r>
      <m:oMath>
        <m:r>
          <w:rPr>
            <w:rFonts w:ascii="Cambria Math" w:hAnsi="Cambria Math"/>
          </w:rPr>
          <m:t>R</m:t>
        </m:r>
      </m:oMath>
      <w:r>
        <w:t xml:space="preserve"> so bestimmt werden, dass der in dem Zweig fließende Strom knapp unter dem Maximalstrom der LED liegt, damit diese mit möglichst hoher Helligkeit leuchtet, aber nicht beschädigt wird. Der Widerstand lässt sich mit der folgenden Formel berechnet:</w:t>
      </w:r>
    </w:p>
    <w:tbl>
      <w:tblPr>
        <w:tblStyle w:val="FormelTabelle"/>
        <w:tblW w:w="0" w:type="auto"/>
        <w:tblLook w:val="04A0" w:firstRow="1" w:lastRow="0" w:firstColumn="1" w:lastColumn="0" w:noHBand="0" w:noVBand="1"/>
      </w:tblPr>
      <w:tblGrid>
        <w:gridCol w:w="1409"/>
        <w:gridCol w:w="5670"/>
        <w:gridCol w:w="1409"/>
      </w:tblGrid>
      <w:tr w:rsidR="00573145" w14:paraId="57CAA057" w14:textId="77777777" w:rsidTr="00732CEB">
        <w:tc>
          <w:tcPr>
            <w:tcW w:w="1409" w:type="dxa"/>
          </w:tcPr>
          <w:p w14:paraId="0D2CC67B" w14:textId="77777777" w:rsidR="00573145" w:rsidRDefault="00573145" w:rsidP="00732CEB">
            <w:pPr>
              <w:pStyle w:val="Flietext"/>
            </w:pPr>
          </w:p>
        </w:tc>
        <w:tc>
          <w:tcPr>
            <w:tcW w:w="5670" w:type="dxa"/>
          </w:tcPr>
          <w:p w14:paraId="09C7091F" w14:textId="77777777" w:rsidR="00573145" w:rsidRDefault="00573145" w:rsidP="002658A7">
            <w:pPr>
              <w:pStyle w:val="Formel"/>
            </w:pPr>
            <m:oMathPara>
              <m:oMath>
                <m:r>
                  <m:t xml:space="preserve">R= </m:t>
                </m:r>
                <m:f>
                  <m:fPr>
                    <m:ctrlPr/>
                  </m:fPr>
                  <m:num>
                    <m:sSub>
                      <m:sSubPr>
                        <m:ctrlPr/>
                      </m:sSubPr>
                      <m:e>
                        <m:sSub>
                          <m:sSubPr>
                            <m:ctrlPr/>
                          </m:sSubPr>
                          <m:e>
                            <m:r>
                              <m:t>U</m:t>
                            </m:r>
                          </m:e>
                          <m:sub>
                            <m:r>
                              <m:t>0</m:t>
                            </m:r>
                          </m:sub>
                        </m:sSub>
                        <m:r>
                          <m:t>-U</m:t>
                        </m:r>
                      </m:e>
                      <m:sub>
                        <m:r>
                          <m:t>D,AP</m:t>
                        </m:r>
                      </m:sub>
                    </m:sSub>
                    <m:r>
                      <m:t>-</m:t>
                    </m:r>
                    <m:sSub>
                      <m:sSubPr>
                        <m:ctrlPr/>
                      </m:sSubPr>
                      <m:e>
                        <m:r>
                          <m:t>U</m:t>
                        </m:r>
                      </m:e>
                      <m:sub>
                        <m:r>
                          <m:t>DS,AP</m:t>
                        </m:r>
                      </m:sub>
                    </m:sSub>
                  </m:num>
                  <m:den>
                    <m:sSub>
                      <m:sSubPr>
                        <m:ctrlPr/>
                      </m:sSubPr>
                      <m:e>
                        <m:r>
                          <m:t>I</m:t>
                        </m:r>
                      </m:e>
                      <m:sub>
                        <m:r>
                          <m:t>D,</m:t>
                        </m:r>
                        <m:r>
                          <m:rPr>
                            <m:nor/>
                          </m:rPr>
                          <m:t>max</m:t>
                        </m:r>
                      </m:sub>
                    </m:sSub>
                  </m:den>
                </m:f>
              </m:oMath>
            </m:oMathPara>
          </w:p>
        </w:tc>
        <w:tc>
          <w:tcPr>
            <w:tcW w:w="1409" w:type="dxa"/>
          </w:tcPr>
          <w:p w14:paraId="33B592B9" w14:textId="77777777" w:rsidR="00573145" w:rsidRDefault="00573145" w:rsidP="00732CEB">
            <w:pPr>
              <w:pStyle w:val="FormelNummer"/>
            </w:pPr>
            <w:r>
              <w:t>(</w:t>
            </w:r>
            <w:fldSimple w:instr=" SEQ Formel \* ARABIC ">
              <w:r w:rsidR="001156A4">
                <w:rPr>
                  <w:noProof/>
                </w:rPr>
                <w:t>10</w:t>
              </w:r>
            </w:fldSimple>
            <w:r>
              <w:t>)</w:t>
            </w:r>
          </w:p>
        </w:tc>
      </w:tr>
    </w:tbl>
    <w:p w14:paraId="05A4D30F" w14:textId="1A860C45" w:rsidR="000D2D29" w:rsidRDefault="00573145" w:rsidP="00C304B7">
      <w:pPr>
        <w:pStyle w:val="Flietext"/>
      </w:pPr>
      <w:r>
        <w:t>Hi</w:t>
      </w:r>
      <w:r w:rsidR="000D2D29">
        <w:t xml:space="preserve">er ist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=5</m:t>
        </m:r>
      </m:oMath>
      <w:r w:rsidR="000D2D29">
        <w:t xml:space="preserve"> V die Versorgungsspannung und </w:t>
      </w:r>
      <m:oMath>
        <m:sSub>
          <m:sSubPr>
            <m:ctrlPr>
              <w:rPr>
                <w:rFonts w:ascii="Cambria Math" w:hAnsi="Cambria Math"/>
                <w:i/>
              </w:rPr>
            </m:ctrlPr>
          </m:sSubPr>
          <m:e>
            <m:r>
              <w:rPr>
                <w:rFonts w:ascii="Cambria Math" w:hAnsi="Cambria Math"/>
              </w:rPr>
              <m:t>I</m:t>
            </m:r>
          </m:e>
          <m:sub>
            <m:r>
              <w:rPr>
                <w:rFonts w:ascii="Cambria Math" w:hAnsi="Cambria Math"/>
              </w:rPr>
              <m:t>D,</m:t>
            </m:r>
            <m:r>
              <m:rPr>
                <m:nor/>
              </m:rPr>
              <w:rPr>
                <w:rFonts w:ascii="Cambria Math" w:hAnsi="Cambria Math"/>
              </w:rPr>
              <m:t>max</m:t>
            </m:r>
          </m:sub>
        </m:sSub>
        <m:r>
          <w:rPr>
            <w:rFonts w:ascii="Cambria Math" w:hAnsi="Cambria Math"/>
          </w:rPr>
          <m:t>=100</m:t>
        </m:r>
      </m:oMath>
      <w:r w:rsidR="000D2D29">
        <w:t xml:space="preserve"> mA ist der zulässige Maximalstrom durch die LED, der aus </w:t>
      </w:r>
      <w:sdt>
        <w:sdtPr>
          <w:id w:val="-1842609067"/>
          <w:citation/>
        </w:sdtPr>
        <w:sdtContent>
          <w:r w:rsidR="00071862">
            <w:fldChar w:fldCharType="begin"/>
          </w:r>
          <w:r w:rsidR="00071862">
            <w:instrText xml:space="preserve"> CITATION Osr20 \l 1031 </w:instrText>
          </w:r>
          <w:r w:rsidR="00071862">
            <w:fldChar w:fldCharType="separate"/>
          </w:r>
          <w:r w:rsidR="004E4369">
            <w:rPr>
              <w:noProof/>
            </w:rPr>
            <w:t>[12]</w:t>
          </w:r>
          <w:r w:rsidR="00071862">
            <w:fldChar w:fldCharType="end"/>
          </w:r>
        </w:sdtContent>
      </w:sdt>
      <w:r w:rsidR="00071862">
        <w:t xml:space="preserve"> </w:t>
      </w:r>
      <w:r w:rsidR="000D2D29">
        <w:t xml:space="preserve">bestimmt wurde. Bei </w:t>
      </w:r>
      <m:oMath>
        <m:sSub>
          <m:sSubPr>
            <m:ctrlPr>
              <w:rPr>
                <w:rFonts w:ascii="Cambria Math" w:hAnsi="Cambria Math"/>
                <w:i/>
              </w:rPr>
            </m:ctrlPr>
          </m:sSubPr>
          <m:e>
            <m:r>
              <w:rPr>
                <w:rFonts w:ascii="Cambria Math" w:hAnsi="Cambria Math"/>
              </w:rPr>
              <m:t>U</m:t>
            </m:r>
          </m:e>
          <m:sub>
            <m:r>
              <w:rPr>
                <w:rFonts w:ascii="Cambria Math" w:hAnsi="Cambria Math"/>
              </w:rPr>
              <m:t>D,AP</m:t>
            </m:r>
          </m:sub>
        </m:sSub>
      </m:oMath>
      <w:r w:rsidR="000D2D29">
        <w:t xml:space="preserve"> und </w:t>
      </w:r>
      <m:oMath>
        <m:sSub>
          <m:sSubPr>
            <m:ctrlPr>
              <w:rPr>
                <w:rFonts w:ascii="Cambria Math" w:hAnsi="Cambria Math"/>
                <w:i/>
              </w:rPr>
            </m:ctrlPr>
          </m:sSubPr>
          <m:e>
            <m:r>
              <w:rPr>
                <w:rFonts w:ascii="Cambria Math" w:hAnsi="Cambria Math"/>
              </w:rPr>
              <m:t>U</m:t>
            </m:r>
          </m:e>
          <m:sub>
            <m:r>
              <w:rPr>
                <w:rFonts w:ascii="Cambria Math" w:hAnsi="Cambria Math"/>
              </w:rPr>
              <m:t>DS,AP</m:t>
            </m:r>
          </m:sub>
        </m:sSub>
      </m:oMath>
      <w:r w:rsidR="000D2D29">
        <w:t xml:space="preserve"> handelt es sich um die Spannungen, die sich im Arbeitspunkt an der LED bzw. am Transistor (zwischen Drain und Source), einstellen. Bei dem hier betrachteten Arbeitspunkt ist die LED an, es gilt also </w:t>
      </w:r>
      <m:oMath>
        <m:r>
          <m:rPr>
            <m:nor/>
          </m:rPr>
          <w:rPr>
            <w:rFonts w:ascii="Cambria Math" w:hAnsi="Cambria Math"/>
          </w:rPr>
          <m:t>Pulse</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GS</m:t>
            </m:r>
          </m:sub>
        </m:sSub>
        <m:r>
          <w:rPr>
            <w:rFonts w:ascii="Cambria Math" w:hAnsi="Cambria Math"/>
          </w:rPr>
          <m:t>=5 </m:t>
        </m:r>
        <m:r>
          <m:rPr>
            <m:nor/>
          </m:rPr>
          <w:rPr>
            <w:rFonts w:ascii="Cambria Math" w:hAnsi="Cambria Math"/>
          </w:rPr>
          <m:t>V</m:t>
        </m:r>
      </m:oMath>
      <w:r w:rsidR="000D2D29">
        <w:t xml:space="preserve">. Da sich die Spannungen </w:t>
      </w:r>
      <m:oMath>
        <m:sSub>
          <m:sSubPr>
            <m:ctrlPr>
              <w:rPr>
                <w:rFonts w:ascii="Cambria Math" w:hAnsi="Cambria Math"/>
                <w:i/>
              </w:rPr>
            </m:ctrlPr>
          </m:sSubPr>
          <m:e>
            <m:r>
              <w:rPr>
                <w:rFonts w:ascii="Cambria Math" w:hAnsi="Cambria Math"/>
              </w:rPr>
              <m:t>U</m:t>
            </m:r>
          </m:e>
          <m:sub>
            <m:r>
              <w:rPr>
                <w:rFonts w:ascii="Cambria Math" w:hAnsi="Cambria Math"/>
              </w:rPr>
              <m:t>D,AP</m:t>
            </m:r>
          </m:sub>
        </m:sSub>
      </m:oMath>
      <w:r w:rsidR="000D2D29">
        <w:t xml:space="preserve"> und </w:t>
      </w:r>
      <m:oMath>
        <m:sSub>
          <m:sSubPr>
            <m:ctrlPr>
              <w:rPr>
                <w:rFonts w:ascii="Cambria Math" w:hAnsi="Cambria Math"/>
                <w:i/>
              </w:rPr>
            </m:ctrlPr>
          </m:sSubPr>
          <m:e>
            <m:r>
              <w:rPr>
                <w:rFonts w:ascii="Cambria Math" w:hAnsi="Cambria Math"/>
              </w:rPr>
              <m:t>U</m:t>
            </m:r>
          </m:e>
          <m:sub>
            <m:r>
              <w:rPr>
                <w:rFonts w:ascii="Cambria Math" w:hAnsi="Cambria Math"/>
              </w:rPr>
              <m:t>DS,AP</m:t>
            </m:r>
          </m:sub>
        </m:sSub>
      </m:oMath>
      <w:r w:rsidR="000D2D29">
        <w:t xml:space="preserve"> aus den in den Datenblättern</w:t>
      </w:r>
      <w:sdt>
        <w:sdtPr>
          <w:id w:val="274526852"/>
          <w:citation/>
        </w:sdtPr>
        <w:sdtContent>
          <w:r w:rsidR="00071862">
            <w:fldChar w:fldCharType="begin"/>
          </w:r>
          <w:r w:rsidR="00071862">
            <w:instrText xml:space="preserve"> CITATION Osr20 \l 1031 </w:instrText>
          </w:r>
          <w:r w:rsidR="00071862">
            <w:fldChar w:fldCharType="separate"/>
          </w:r>
          <w:r w:rsidR="004E4369">
            <w:rPr>
              <w:noProof/>
            </w:rPr>
            <w:t xml:space="preserve"> [12]</w:t>
          </w:r>
          <w:r w:rsidR="00071862">
            <w:fldChar w:fldCharType="end"/>
          </w:r>
        </w:sdtContent>
      </w:sdt>
      <w:r w:rsidR="00071862">
        <w:t xml:space="preserve"> </w:t>
      </w:r>
      <w:r w:rsidR="000D2D29">
        <w:t>und</w:t>
      </w:r>
      <w:sdt>
        <w:sdtPr>
          <w:id w:val="-1431733458"/>
          <w:citation/>
        </w:sdtPr>
        <w:sdtContent>
          <w:r w:rsidR="00071862">
            <w:fldChar w:fldCharType="begin"/>
          </w:r>
          <w:r w:rsidR="00071862">
            <w:instrText xml:space="preserve"> CITATION ONS17 \l 1031 </w:instrText>
          </w:r>
          <w:r w:rsidR="00071862">
            <w:fldChar w:fldCharType="separate"/>
          </w:r>
          <w:r w:rsidR="004E4369">
            <w:rPr>
              <w:noProof/>
            </w:rPr>
            <w:t xml:space="preserve"> [14]</w:t>
          </w:r>
          <w:r w:rsidR="00071862">
            <w:fldChar w:fldCharType="end"/>
          </w:r>
        </w:sdtContent>
      </w:sdt>
      <w:r w:rsidR="00071862">
        <w:t xml:space="preserve"> </w:t>
      </w:r>
      <w:r w:rsidR="000D2D29">
        <w:t xml:space="preserve">zur Verfügung gestellten Kennlinien nicht genau abgelesen lassen, haben wir uns für eine SPICE-Simulation der Bauteile entschieden, um die Arbeitspunkte genau zu bestimmen. </w:t>
      </w:r>
    </w:p>
    <w:p w14:paraId="1F41A3D1" w14:textId="12198FB3" w:rsidR="000D2D29" w:rsidRDefault="000D2D29" w:rsidP="00C304B7">
      <w:pPr>
        <w:pStyle w:val="Flietext"/>
      </w:pPr>
      <w:r>
        <w:lastRenderedPageBreak/>
        <w:t>Die SPICE-Modelle der LED und des Transistors sind</w:t>
      </w:r>
      <w:r w:rsidR="001501D1">
        <w:t xml:space="preserve"> </w:t>
      </w:r>
      <w:sdt>
        <w:sdtPr>
          <w:id w:val="436566391"/>
          <w:citation/>
        </w:sdtPr>
        <w:sdtContent>
          <w:r w:rsidR="001501D1">
            <w:fldChar w:fldCharType="begin"/>
          </w:r>
          <w:r w:rsidR="001501D1">
            <w:instrText xml:space="preserve"> CITATION Osr201 \l 1031 </w:instrText>
          </w:r>
          <w:r w:rsidR="001501D1">
            <w:fldChar w:fldCharType="separate"/>
          </w:r>
          <w:r w:rsidR="004E4369">
            <w:rPr>
              <w:noProof/>
            </w:rPr>
            <w:t>[15]</w:t>
          </w:r>
          <w:r w:rsidR="001501D1">
            <w:fldChar w:fldCharType="end"/>
          </w:r>
        </w:sdtContent>
      </w:sdt>
      <w:r w:rsidR="001501D1">
        <w:t xml:space="preserve"> </w:t>
      </w:r>
      <w:r>
        <w:t xml:space="preserve">und </w:t>
      </w:r>
      <w:sdt>
        <w:sdtPr>
          <w:id w:val="-1828278471"/>
          <w:citation/>
        </w:sdtPr>
        <w:sdtContent>
          <w:r w:rsidR="001501D1">
            <w:fldChar w:fldCharType="begin"/>
          </w:r>
          <w:r w:rsidR="001501D1">
            <w:instrText xml:space="preserve"> CITATION LTw16 \l 1031 </w:instrText>
          </w:r>
          <w:r w:rsidR="001501D1">
            <w:fldChar w:fldCharType="separate"/>
          </w:r>
          <w:r w:rsidR="004E4369">
            <w:rPr>
              <w:noProof/>
            </w:rPr>
            <w:t>[16]</w:t>
          </w:r>
          <w:r w:rsidR="001501D1">
            <w:fldChar w:fldCharType="end"/>
          </w:r>
        </w:sdtContent>
      </w:sdt>
      <w:r>
        <w:t xml:space="preserve"> entnommen und der entsprechende Code ist im Anhang A2 hinterlegt. Wir haben die grafische SPICE-Umgebung LTspice verwendet. Die Schaltungen zur Bestimmung der Spannungen </w:t>
      </w:r>
      <m:oMath>
        <m:sSub>
          <m:sSubPr>
            <m:ctrlPr>
              <w:rPr>
                <w:rFonts w:ascii="Cambria Math" w:hAnsi="Cambria Math"/>
                <w:i/>
              </w:rPr>
            </m:ctrlPr>
          </m:sSubPr>
          <m:e>
            <m:r>
              <w:rPr>
                <w:rFonts w:ascii="Cambria Math" w:hAnsi="Cambria Math"/>
              </w:rPr>
              <m:t>U</m:t>
            </m:r>
          </m:e>
          <m:sub>
            <m:r>
              <w:rPr>
                <w:rFonts w:ascii="Cambria Math" w:hAnsi="Cambria Math"/>
              </w:rPr>
              <m:t>D,AP</m:t>
            </m:r>
          </m:sub>
        </m:sSub>
      </m:oMath>
      <w:r>
        <w:t xml:space="preserve"> und </w:t>
      </w:r>
      <m:oMath>
        <m:sSub>
          <m:sSubPr>
            <m:ctrlPr>
              <w:rPr>
                <w:rFonts w:ascii="Cambria Math" w:hAnsi="Cambria Math"/>
                <w:i/>
              </w:rPr>
            </m:ctrlPr>
          </m:sSubPr>
          <m:e>
            <m:r>
              <w:rPr>
                <w:rFonts w:ascii="Cambria Math" w:hAnsi="Cambria Math"/>
              </w:rPr>
              <m:t>U</m:t>
            </m:r>
          </m:e>
          <m:sub>
            <m:r>
              <w:rPr>
                <w:rFonts w:ascii="Cambria Math" w:hAnsi="Cambria Math"/>
              </w:rPr>
              <m:t>DS,AP</m:t>
            </m:r>
          </m:sub>
        </m:sSub>
      </m:oMath>
      <w:r>
        <w:t xml:space="preserve"> sind in Abbildung 2 (links und mittig) dargestellt. Die im oberen Bereich der Abbildung stehenden SPICE-Befehle gehören jeweils zur darunterliegenden Schaltung. Alle drei Befehle wurden unabhängig voneinander ausgeführt und beschreiben unterschiedliche Simulationen.</w:t>
      </w:r>
    </w:p>
    <w:p w14:paraId="343659B3" w14:textId="77777777" w:rsidR="000D2D29" w:rsidRDefault="000D2D29" w:rsidP="00BF65E4">
      <w:pPr>
        <w:pStyle w:val="Grafik"/>
      </w:pPr>
      <w:r>
        <w:drawing>
          <wp:inline distT="0" distB="0" distL="0" distR="0" wp14:anchorId="22A76AC7" wp14:editId="0BB82359">
            <wp:extent cx="5760720" cy="1143000"/>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cet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inline>
        </w:drawing>
      </w:r>
    </w:p>
    <w:p w14:paraId="241BFA87" w14:textId="7ACF3A47" w:rsidR="000D2D29" w:rsidRPr="00633AF3" w:rsidRDefault="000D2D29" w:rsidP="005A29B1">
      <w:pPr>
        <w:pStyle w:val="Grafikunterschrift"/>
      </w:pPr>
      <w:bookmarkStart w:id="175" w:name="_Toc37765014"/>
      <w:bookmarkStart w:id="176" w:name="_Toc37834690"/>
      <w:r>
        <w:t xml:space="preserve">Abbildung </w:t>
      </w:r>
      <w:fldSimple w:instr=" STYLEREF 1 \s ">
        <w:r w:rsidR="004879BD">
          <w:rPr>
            <w:noProof/>
          </w:rPr>
          <w:t>4</w:t>
        </w:r>
      </w:fldSimple>
      <w:r w:rsidR="004879BD">
        <w:t>.</w:t>
      </w:r>
      <w:fldSimple w:instr=" SEQ Abbildung \* ARABIC \s 1 ">
        <w:r w:rsidR="004879BD">
          <w:rPr>
            <w:noProof/>
          </w:rPr>
          <w:t>13</w:t>
        </w:r>
      </w:fldSimple>
      <w:r>
        <w:t>: SPICE-Simulationsschaltungen zur Bestimmung der genauen Kennlinien von LED und FET.</w:t>
      </w:r>
      <w:bookmarkStart w:id="177" w:name="_Toc34130751"/>
      <w:r>
        <w:t xml:space="preserve"> Links: Simulationsschaltung der LED, hier wird die Abhängigkeit Diodenspannung </w:t>
      </w:r>
      <m:oMath>
        <m:sSub>
          <m:sSubPr>
            <m:ctrlPr>
              <w:rPr>
                <w:rFonts w:ascii="Cambria Math" w:hAnsi="Cambria Math"/>
              </w:rPr>
            </m:ctrlPr>
          </m:sSubPr>
          <m:e>
            <m:r>
              <w:rPr>
                <w:rFonts w:ascii="Cambria Math" w:hAnsi="Cambria Math"/>
              </w:rPr>
              <m:t>U</m:t>
            </m:r>
          </m:e>
          <m:sub>
            <m:r>
              <w:rPr>
                <w:rFonts w:ascii="Cambria Math" w:hAnsi="Cambria Math"/>
              </w:rPr>
              <m:t>D</m:t>
            </m:r>
          </m:sub>
        </m:sSub>
      </m:oMath>
      <w:r>
        <w:t xml:space="preserve"> von dem Diodenstrom </w:t>
      </w:r>
      <m:oMath>
        <m:sSub>
          <m:sSubPr>
            <m:ctrlPr>
              <w:rPr>
                <w:rFonts w:ascii="Cambria Math" w:hAnsi="Cambria Math"/>
              </w:rPr>
            </m:ctrlPr>
          </m:sSubPr>
          <m:e>
            <m:r>
              <w:rPr>
                <w:rFonts w:ascii="Cambria Math" w:hAnsi="Cambria Math"/>
              </w:rPr>
              <m:t>I</m:t>
            </m:r>
          </m:e>
          <m:sub>
            <m:r>
              <w:rPr>
                <w:rFonts w:ascii="Cambria Math" w:hAnsi="Cambria Math"/>
              </w:rPr>
              <m:t>D</m:t>
            </m:r>
          </m:sub>
        </m:sSub>
      </m:oMath>
      <w:r>
        <w:t xml:space="preserve"> aufgenommen. Mitte: Simulationsschaltung des MOSFETs mit </w:t>
      </w:r>
      <m:oMath>
        <m:sSub>
          <m:sSubPr>
            <m:ctrlPr>
              <w:rPr>
                <w:rFonts w:ascii="Cambria Math" w:hAnsi="Cambria Math"/>
              </w:rPr>
            </m:ctrlPr>
          </m:sSubPr>
          <m:e>
            <m:r>
              <w:rPr>
                <w:rFonts w:ascii="Cambria Math" w:hAnsi="Cambria Math"/>
              </w:rPr>
              <m:t>U</m:t>
            </m:r>
          </m:e>
          <m:sub>
            <m:r>
              <w:rPr>
                <w:rFonts w:ascii="Cambria Math" w:hAnsi="Cambria Math"/>
              </w:rPr>
              <m:t>GS</m:t>
            </m:r>
          </m:sub>
        </m:sSub>
        <m:r>
          <m:rPr>
            <m:sty m:val="p"/>
          </m:rPr>
          <w:rPr>
            <w:rFonts w:ascii="Cambria Math" w:hAnsi="Cambria Math"/>
          </w:rPr>
          <m:t>=5</m:t>
        </m:r>
        <m:r>
          <m:rPr>
            <m:sty m:val="p"/>
          </m:rPr>
          <w:rPr>
            <w:rFonts w:ascii="Cambria Math" w:eastAsiaTheme="minorEastAsia" w:hAnsi="Cambria Math"/>
          </w:rPr>
          <m:t> </m:t>
        </m:r>
        <m:r>
          <m:rPr>
            <m:nor/>
          </m:rPr>
          <w:rPr>
            <w:rFonts w:ascii="Cambria Math" w:eastAsiaTheme="minorEastAsia" w:hAnsi="Cambria Math"/>
            <w:i/>
          </w:rPr>
          <m:t>V</m:t>
        </m:r>
      </m:oMath>
      <w:r>
        <w:rPr>
          <w:rFonts w:eastAsiaTheme="minorEastAsia"/>
        </w:rPr>
        <w:t xml:space="preserve">, hier wird die Abhängigkeit des Drain-Stroms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von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aufgenommen. Rechts: Hier wird dieselbe Abhängigkeit wie im mittleren Bild untersucht, jedoch bei</w:t>
      </w:r>
      <w:r>
        <w:t xml:space="preserve"> </w:t>
      </w:r>
      <m:oMath>
        <m:sSub>
          <m:sSubPr>
            <m:ctrlPr>
              <w:rPr>
                <w:rFonts w:ascii="Cambria Math" w:hAnsi="Cambria Math"/>
              </w:rPr>
            </m:ctrlPr>
          </m:sSubPr>
          <m:e>
            <m:r>
              <w:rPr>
                <w:rFonts w:ascii="Cambria Math" w:hAnsi="Cambria Math"/>
              </w:rPr>
              <m:t>U</m:t>
            </m:r>
          </m:e>
          <m:sub>
            <m:r>
              <w:rPr>
                <w:rFonts w:ascii="Cambria Math" w:hAnsi="Cambria Math"/>
              </w:rPr>
              <m:t>GS</m:t>
            </m:r>
          </m:sub>
        </m:sSub>
        <m:r>
          <m:rPr>
            <m:sty m:val="p"/>
          </m:rPr>
          <w:rPr>
            <w:rFonts w:ascii="Cambria Math" w:hAnsi="Cambria Math"/>
          </w:rPr>
          <m:t>=0</m:t>
        </m:r>
        <m:r>
          <m:rPr>
            <m:sty m:val="p"/>
          </m:rPr>
          <w:rPr>
            <w:rFonts w:ascii="Cambria Math" w:eastAsiaTheme="minorEastAsia" w:hAnsi="Cambria Math"/>
          </w:rPr>
          <m:t> </m:t>
        </m:r>
        <m:r>
          <m:rPr>
            <m:nor/>
          </m:rPr>
          <w:rPr>
            <w:rFonts w:ascii="Cambria Math" w:eastAsiaTheme="minorEastAsia" w:hAnsi="Cambria Math"/>
            <w:i/>
          </w:rPr>
          <m:t>V</m:t>
        </m:r>
      </m:oMath>
      <w:r>
        <w:rPr>
          <w:rFonts w:eastAsiaTheme="minorEastAsia"/>
        </w:rPr>
        <w:t>, also im „Aus“-Arbeitspunkt.</w:t>
      </w:r>
      <w:bookmarkEnd w:id="175"/>
      <w:bookmarkEnd w:id="176"/>
    </w:p>
    <w:p w14:paraId="6066BFFE" w14:textId="77777777" w:rsidR="000D2D29" w:rsidRDefault="000D2D29" w:rsidP="00C304B7">
      <w:pPr>
        <w:pStyle w:val="Flietext"/>
      </w:pPr>
      <w:r>
        <w:t xml:space="preserve">Um die Spannung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zu bestimmen, die die LED bei 100 mA aufnimmt, wird der Strom durch die LED von 1 nA bis 1 A in logarithmischen Abständen variiert und die Resultierende Diodenspannung wird abgegriffen (Abb. 2, links). Das Ergebnis der Simulation ist in Abbildung 3 dargestellt. Natürlich hätte es in diesem Fall auch ausgereicht, die Schaltung nur mit dem konstanten Strom 100 mA zu simulieren. Stattdessen wird hier die gesamte U-I-Kennlinie erstellt, aus der abgelesen werden kann, dass sich bei der Diode im „Ein“-Arbeitspunkt eine Spannung von </w:t>
      </w:r>
      <m:oMath>
        <m:sSub>
          <m:sSubPr>
            <m:ctrlPr>
              <w:rPr>
                <w:rFonts w:ascii="Cambria Math" w:hAnsi="Cambria Math"/>
                <w:i/>
              </w:rPr>
            </m:ctrlPr>
          </m:sSubPr>
          <m:e>
            <m:r>
              <w:rPr>
                <w:rFonts w:ascii="Cambria Math" w:hAnsi="Cambria Math"/>
              </w:rPr>
              <m:t>U</m:t>
            </m:r>
          </m:e>
          <m:sub>
            <m:r>
              <w:rPr>
                <w:rFonts w:ascii="Cambria Math" w:hAnsi="Cambria Math"/>
              </w:rPr>
              <m:t>D,AP</m:t>
            </m:r>
          </m:sub>
        </m:sSub>
        <m:r>
          <w:rPr>
            <w:rFonts w:ascii="Cambria Math" w:hAnsi="Cambria Math"/>
          </w:rPr>
          <m:t xml:space="preserve">= </m:t>
        </m:r>
      </m:oMath>
      <w:r>
        <w:t>1,495 V einstellt.</w:t>
      </w:r>
    </w:p>
    <w:p w14:paraId="60E060E4" w14:textId="77777777" w:rsidR="000D2D29" w:rsidRDefault="000D2D29" w:rsidP="00C304B7">
      <w:pPr>
        <w:pStyle w:val="Flietext"/>
        <w:rPr>
          <w:rFonts w:eastAsiaTheme="minorEastAsia"/>
        </w:rPr>
      </w:pPr>
      <w:r>
        <w:t xml:space="preserve">Anschließend muss die Spannung, die sich im „Ein“-Arbeitspunkt am Transistor zwischen Drain und Source einstellt, bestimmt werden. Hier kann man sehr ähnlich verfahren, die benutzte Simulationsschaltung ist mittig in Abbildung 2 dargestellt. </w:t>
      </w:r>
      <m:oMath>
        <m:sSub>
          <m:sSubPr>
            <m:ctrlPr>
              <w:rPr>
                <w:rFonts w:ascii="Cambria Math" w:hAnsi="Cambria Math"/>
                <w:i/>
              </w:rPr>
            </m:ctrlPr>
          </m:sSubPr>
          <m:e>
            <m:r>
              <w:rPr>
                <w:rFonts w:ascii="Cambria Math" w:hAnsi="Cambria Math"/>
              </w:rPr>
              <m:t>U</m:t>
            </m:r>
          </m:e>
          <m:sub>
            <m:r>
              <w:rPr>
                <w:rFonts w:ascii="Cambria Math" w:hAnsi="Cambria Math"/>
              </w:rPr>
              <m:t>GS</m:t>
            </m:r>
          </m:sub>
        </m:sSub>
      </m:oMath>
      <w:r>
        <w:rPr>
          <w:rFonts w:eastAsiaTheme="minorEastAsia"/>
        </w:rPr>
        <w:t xml:space="preserve"> wird konstant bei 5 V gehalten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wird von 0 V bis 5 V variiert. Das Ergebnis dieser Simulation ist die Ausgangskennlinie des MOSFETs, dargestellt in Abbildung 4. Man kann sehr leicht ablesen, dass sich am Transistor im Arbeitspunkt eine Spannung von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r>
          <w:rPr>
            <w:rFonts w:ascii="Cambria Math" w:eastAsiaTheme="minorEastAsia" w:hAnsi="Cambria Math"/>
          </w:rPr>
          <m:t>=</m:t>
        </m:r>
        <m:r>
          <m:rPr>
            <m:sty m:val="p"/>
          </m:rPr>
          <w:rPr>
            <w:rFonts w:ascii="Cambria Math" w:eastAsiaTheme="minorEastAsia" w:hAnsi="Cambria Math"/>
          </w:rPr>
          <m:t>0,58 V</m:t>
        </m:r>
      </m:oMath>
      <w:r>
        <w:rPr>
          <w:rFonts w:eastAsiaTheme="minorEastAsia"/>
        </w:rPr>
        <w:t xml:space="preserve"> einstellt.</w:t>
      </w:r>
    </w:p>
    <w:p w14:paraId="1AF20111" w14:textId="77777777" w:rsidR="000D2D29" w:rsidRDefault="000D2D29" w:rsidP="00C304B7">
      <w:pPr>
        <w:pStyle w:val="Flietext"/>
      </w:pPr>
      <w:r>
        <w:lastRenderedPageBreak/>
        <w:t>Somit sind alle notwendigen Werte bestimmt und es lässt sich der optimale Vorwiderstand berechnen:</w:t>
      </w:r>
    </w:p>
    <w:p w14:paraId="511FB4C7" w14:textId="77777777" w:rsidR="000D2D29" w:rsidRPr="006A7866" w:rsidRDefault="000D2D29">
      <w:pPr>
        <w:pStyle w:val="Formel"/>
        <w:pPrChange w:id="178" w:author="Jonatan Stock" w:date="2020-04-15T08:30:00Z">
          <w:pPr>
            <w:pStyle w:val="Flietext"/>
          </w:pPr>
        </w:pPrChange>
      </w:pPr>
      <m:oMathPara>
        <m:oMath>
          <m:r>
            <m:t>R</m:t>
          </m:r>
          <m:r>
            <m:rPr>
              <m:aln/>
            </m:rPr>
            <m:t xml:space="preserve">= </m:t>
          </m:r>
          <m:f>
            <m:fPr>
              <m:ctrlPr/>
            </m:fPr>
            <m:num>
              <m:sSub>
                <m:sSubPr>
                  <m:ctrlPr/>
                </m:sSubPr>
                <m:e>
                  <m:sSub>
                    <m:sSubPr>
                      <m:ctrlPr/>
                    </m:sSubPr>
                    <m:e>
                      <m:r>
                        <w:rPr>
                          <w:rFonts w:eastAsiaTheme="minorEastAsia"/>
                        </w:rPr>
                        <m:t>U</m:t>
                      </m:r>
                    </m:e>
                    <m:sub>
                      <m:r>
                        <m:t>0</m:t>
                      </m:r>
                    </m:sub>
                  </m:sSub>
                  <m:r>
                    <m:t>-</m:t>
                  </m:r>
                  <m:r>
                    <w:rPr>
                      <w:rFonts w:eastAsiaTheme="minorEastAsia"/>
                    </w:rPr>
                    <m:t>U</m:t>
                  </m:r>
                </m:e>
                <m:sub>
                  <m:r>
                    <w:rPr>
                      <w:rFonts w:eastAsiaTheme="minorEastAsia"/>
                    </w:rPr>
                    <m:t>D</m:t>
                  </m:r>
                  <m:r>
                    <m:t>,</m:t>
                  </m:r>
                  <m:r>
                    <w:rPr>
                      <w:rFonts w:eastAsiaTheme="minorEastAsia"/>
                    </w:rPr>
                    <m:t>AP</m:t>
                  </m:r>
                </m:sub>
              </m:sSub>
              <m:r>
                <m:t>-</m:t>
              </m:r>
              <m:sSub>
                <m:sSubPr>
                  <m:ctrlPr/>
                </m:sSubPr>
                <m:e>
                  <m:r>
                    <w:rPr>
                      <w:rFonts w:eastAsiaTheme="minorEastAsia"/>
                    </w:rPr>
                    <m:t>U</m:t>
                  </m:r>
                </m:e>
                <m:sub>
                  <m:r>
                    <w:rPr>
                      <w:rFonts w:eastAsiaTheme="minorEastAsia"/>
                    </w:rPr>
                    <m:t>DS</m:t>
                  </m:r>
                  <m:r>
                    <m:t>,</m:t>
                  </m:r>
                  <m:r>
                    <w:rPr>
                      <w:rFonts w:eastAsiaTheme="minorEastAsia"/>
                    </w:rPr>
                    <m:t>AP</m:t>
                  </m:r>
                </m:sub>
              </m:sSub>
            </m:num>
            <m:den>
              <m:sSub>
                <m:sSubPr>
                  <m:ctrlPr/>
                </m:sSubPr>
                <m:e>
                  <m:r>
                    <w:rPr>
                      <w:rFonts w:eastAsiaTheme="minorEastAsia"/>
                    </w:rPr>
                    <m:t>I</m:t>
                  </m:r>
                </m:e>
                <m:sub>
                  <m:r>
                    <w:rPr>
                      <w:rFonts w:eastAsiaTheme="minorEastAsia"/>
                    </w:rPr>
                    <m:t>D</m:t>
                  </m:r>
                  <m:r>
                    <m:t>,</m:t>
                  </m:r>
                  <m:r>
                    <m:rPr>
                      <m:nor/>
                    </m:rPr>
                    <m:t>max</m:t>
                  </m:r>
                </m:sub>
              </m:sSub>
            </m:den>
          </m:f>
          <m:r>
            <w:rPr>
              <w:rFonts w:eastAsiaTheme="minorEastAsia"/>
            </w:rPr>
            <w:br/>
          </m:r>
        </m:oMath>
        <m:oMath>
          <m:r>
            <m:rPr>
              <m:aln/>
            </m:rPr>
            <m:t xml:space="preserve">= </m:t>
          </m:r>
          <m:f>
            <m:fPr>
              <m:ctrlPr/>
            </m:fPr>
            <m:num>
              <m:r>
                <m:t xml:space="preserve">5 </m:t>
              </m:r>
              <m:r>
                <m:rPr>
                  <m:nor/>
                </m:rPr>
                <m:t>V</m:t>
              </m:r>
              <m:r>
                <m:t xml:space="preserve">-1,495 </m:t>
              </m:r>
              <m:r>
                <m:rPr>
                  <m:nor/>
                </m:rPr>
                <m:t>V</m:t>
              </m:r>
              <m:r>
                <m:t xml:space="preserve">-0,58 </m:t>
              </m:r>
              <m:r>
                <m:rPr>
                  <m:nor/>
                </m:rPr>
                <m:t>V</m:t>
              </m:r>
            </m:num>
            <m:den>
              <m:r>
                <m:t xml:space="preserve">100 </m:t>
              </m:r>
              <m:r>
                <m:rPr>
                  <m:nor/>
                </m:rPr>
                <m:t>mA</m:t>
              </m:r>
            </m:den>
          </m:f>
          <m:r>
            <w:rPr>
              <w:rFonts w:eastAsiaTheme="minorEastAsia"/>
            </w:rPr>
            <w:br/>
          </m:r>
        </m:oMath>
        <m:oMath>
          <m:r>
            <m:rPr>
              <m:aln/>
            </m:rPr>
            <m:t xml:space="preserve">=29,25 </m:t>
          </m:r>
          <m:r>
            <m:rPr>
              <m:nor/>
            </m:rPr>
            <m:t>Ω</m:t>
          </m:r>
        </m:oMath>
      </m:oMathPara>
    </w:p>
    <w:p w14:paraId="48671AB2" w14:textId="77777777" w:rsidR="000D2D29" w:rsidRPr="006A7866" w:rsidRDefault="000D2D29" w:rsidP="00C304B7">
      <w:pPr>
        <w:pStyle w:val="Flietext"/>
      </w:pPr>
      <w:r>
        <w:t>Man wählt also den nächstgrößeren verfügbaren Widerstand aus der gewählten Widerstandsreihe, in diesem Fall ist der nächste Wert 33 Ω.</w:t>
      </w:r>
    </w:p>
    <w:p w14:paraId="367807CA" w14:textId="77777777" w:rsidR="000D2D29" w:rsidRDefault="000D2D29" w:rsidP="00BF65E4">
      <w:pPr>
        <w:pStyle w:val="Grafik"/>
      </w:pPr>
      <w:r>
        <w:drawing>
          <wp:inline distT="0" distB="0" distL="0" distR="0" wp14:anchorId="3230B2A6" wp14:editId="1D953996">
            <wp:extent cx="5040000" cy="3776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35CFA427" w14:textId="0044B8FF" w:rsidR="000D2D29" w:rsidRDefault="000D2D29" w:rsidP="005A29B1">
      <w:pPr>
        <w:pStyle w:val="Grafikunterschrift"/>
        <w:rPr>
          <w:rFonts w:eastAsiaTheme="minorEastAsia"/>
        </w:rPr>
      </w:pPr>
      <w:bookmarkStart w:id="179" w:name="_Toc37765015"/>
      <w:bookmarkStart w:id="180" w:name="_Toc37834691"/>
      <w:r>
        <w:t xml:space="preserve">Abbildung </w:t>
      </w:r>
      <w:fldSimple w:instr=" STYLEREF 1 \s ">
        <w:r w:rsidR="004879BD">
          <w:rPr>
            <w:noProof/>
          </w:rPr>
          <w:t>4</w:t>
        </w:r>
      </w:fldSimple>
      <w:r w:rsidR="004879BD">
        <w:t>.</w:t>
      </w:r>
      <w:fldSimple w:instr=" SEQ Abbildung \* ARABIC \s 1 ">
        <w:r w:rsidR="004879BD">
          <w:rPr>
            <w:noProof/>
          </w:rPr>
          <w:t>14</w:t>
        </w:r>
      </w:fldSimple>
      <w:r>
        <w:t xml:space="preserve">: U-I-Kennlinie der LED. Der „Ein“-Arbeitspunkt kann direkt abgelesen werden: Bei dem soll-Strom </w:t>
      </w:r>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D</m:t>
            </m:r>
            <m:r>
              <m:rPr>
                <m:sty m:val="p"/>
              </m:rPr>
              <w:rPr>
                <w:rFonts w:ascii="Cambria Math" w:hAnsi="Cambria Math"/>
              </w:rPr>
              <m:t>,</m:t>
            </m:r>
            <m:r>
              <m:rPr>
                <m:nor/>
              </m:rPr>
              <w:rPr>
                <w:rFonts w:ascii="Cambria Math" w:hAnsi="Cambria Math"/>
                <w:i/>
              </w:rPr>
              <m:t>max</m:t>
            </m:r>
          </m:sub>
        </m:sSub>
        <m:r>
          <m:rPr>
            <m:sty m:val="p"/>
          </m:rPr>
          <w:rPr>
            <w:rFonts w:ascii="Cambria Math" w:hAnsi="Cambria Math"/>
          </w:rPr>
          <m:t>=100</m:t>
        </m:r>
        <m:r>
          <m:rPr>
            <m:sty m:val="p"/>
          </m:rPr>
          <w:rPr>
            <w:rFonts w:ascii="Cambria Math" w:eastAsiaTheme="minorEastAsia" w:hAnsi="Cambria Math"/>
          </w:rPr>
          <m:t> </m:t>
        </m:r>
        <m:r>
          <m:rPr>
            <m:nor/>
          </m:rPr>
          <w:rPr>
            <w:rFonts w:ascii="Cambria Math" w:eastAsiaTheme="minorEastAsia" w:hAnsi="Cambria Math"/>
            <w:i/>
          </w:rPr>
          <m:t>mA</m:t>
        </m:r>
      </m:oMath>
      <w:r>
        <w:rPr>
          <w:rFonts w:eastAsiaTheme="minorEastAsia"/>
        </w:rPr>
        <w:t xml:space="preserve"> stellt sich eine Spannung von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m:t>
            </m:r>
          </m:sub>
        </m:sSub>
        <m:r>
          <m:rPr>
            <m:sty m:val="p"/>
          </m:rPr>
          <w:rPr>
            <w:rFonts w:ascii="Cambria Math" w:eastAsiaTheme="minorEastAsia" w:hAnsi="Cambria Math"/>
          </w:rPr>
          <m:t>=1,495 </m:t>
        </m:r>
        <m:r>
          <m:rPr>
            <m:nor/>
          </m:rPr>
          <w:rPr>
            <w:rFonts w:ascii="Cambria Math" w:eastAsiaTheme="minorEastAsia" w:hAnsi="Cambria Math"/>
            <w:i/>
          </w:rPr>
          <m:t>V</m:t>
        </m:r>
      </m:oMath>
      <w:r>
        <w:rPr>
          <w:rFonts w:eastAsiaTheme="minorEastAsia"/>
        </w:rPr>
        <w:t xml:space="preserve"> ein. Der „Aus“-Arbeitspunkt wird weiter unten behandelt.</w:t>
      </w:r>
      <w:bookmarkEnd w:id="179"/>
      <w:bookmarkEnd w:id="180"/>
    </w:p>
    <w:p w14:paraId="67E4B62A" w14:textId="77777777" w:rsidR="00660CE8" w:rsidRDefault="000D2D29" w:rsidP="00BF65E4">
      <w:pPr>
        <w:pStyle w:val="Grafik"/>
      </w:pPr>
      <w:r>
        <w:lastRenderedPageBreak/>
        <w:drawing>
          <wp:inline distT="0" distB="0" distL="0" distR="0" wp14:anchorId="37E99511" wp14:editId="00CEFC99">
            <wp:extent cx="5040000" cy="3776400"/>
            <wp:effectExtent l="0" t="0" r="825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K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79D948DA" w14:textId="048CABC4" w:rsidR="000D2D29" w:rsidRDefault="00660CE8" w:rsidP="00660CE8">
      <w:pPr>
        <w:pStyle w:val="Grafikunterschrift"/>
      </w:pPr>
      <w:bookmarkStart w:id="181" w:name="_Toc37765016"/>
      <w:bookmarkStart w:id="182" w:name="_Toc37834692"/>
      <w:r>
        <w:t xml:space="preserve">Abbildung </w:t>
      </w:r>
      <w:fldSimple w:instr=" STYLEREF 1 \s ">
        <w:r w:rsidR="004879BD">
          <w:rPr>
            <w:noProof/>
          </w:rPr>
          <w:t>4</w:t>
        </w:r>
      </w:fldSimple>
      <w:r w:rsidR="004879BD">
        <w:t>.</w:t>
      </w:r>
      <w:fldSimple w:instr=" SEQ Abbildung \* ARABIC \s 1 ">
        <w:r w:rsidR="004879BD">
          <w:rPr>
            <w:noProof/>
          </w:rPr>
          <w:t>15</w:t>
        </w:r>
      </w:fldSimple>
      <w:r>
        <w:t>:</w:t>
      </w:r>
      <w:r w:rsidRPr="00660CE8">
        <w:t xml:space="preserve"> </w:t>
      </w:r>
      <w:r>
        <w:t>Ausgangskennlinie des Transistors (</w:t>
      </w:r>
      <m:oMath>
        <m:sSub>
          <m:sSubPr>
            <m:ctrlPr>
              <w:rPr>
                <w:rFonts w:ascii="Cambria Math" w:hAnsi="Cambria Math"/>
              </w:rPr>
            </m:ctrlPr>
          </m:sSubPr>
          <m:e>
            <m:r>
              <w:rPr>
                <w:rFonts w:ascii="Cambria Math" w:hAnsi="Cambria Math"/>
              </w:rPr>
              <m:t>U</m:t>
            </m:r>
          </m:e>
          <m:sub>
            <m:r>
              <w:rPr>
                <w:rFonts w:ascii="Cambria Math" w:hAnsi="Cambria Math"/>
              </w:rPr>
              <m:t>GS</m:t>
            </m:r>
          </m:sub>
        </m:sSub>
        <m:r>
          <m:rPr>
            <m:sty m:val="p"/>
          </m:rPr>
          <w:rPr>
            <w:rFonts w:ascii="Cambria Math" w:hAnsi="Cambria Math"/>
          </w:rPr>
          <m:t>=5</m:t>
        </m:r>
        <m:r>
          <m:rPr>
            <m:sty m:val="p"/>
          </m:rPr>
          <w:rPr>
            <w:rFonts w:ascii="Cambria Math" w:eastAsiaTheme="minorEastAsia" w:hAnsi="Cambria Math"/>
          </w:rPr>
          <m:t> </m:t>
        </m:r>
        <m:r>
          <m:rPr>
            <m:nor/>
          </m:rPr>
          <w:rPr>
            <w:rFonts w:ascii="Cambria Math" w:eastAsiaTheme="minorEastAsia" w:hAnsi="Cambria Math"/>
            <w:i/>
          </w:rPr>
          <m:t>V</m:t>
        </m:r>
      </m:oMath>
      <w:r>
        <w:rPr>
          <w:rFonts w:eastAsiaTheme="minorEastAsia"/>
        </w:rPr>
        <w:t>)</w:t>
      </w:r>
      <w:r>
        <w:t xml:space="preserve">. Der „Ein“-Arbeitspunkt kann wieder direkt abgelesen werden: Bei dem soll-Strom </w:t>
      </w:r>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=100</m:t>
        </m:r>
        <m:r>
          <m:rPr>
            <m:sty m:val="p"/>
          </m:rPr>
          <w:rPr>
            <w:rFonts w:ascii="Cambria Math" w:eastAsiaTheme="minorEastAsia" w:hAnsi="Cambria Math"/>
          </w:rPr>
          <m:t> </m:t>
        </m:r>
        <m:r>
          <m:rPr>
            <m:nor/>
          </m:rPr>
          <w:rPr>
            <w:rFonts w:ascii="Cambria Math" w:eastAsiaTheme="minorEastAsia" w:hAnsi="Cambria Math"/>
            <w:i/>
          </w:rPr>
          <m:t>mA</m:t>
        </m:r>
      </m:oMath>
      <w:r>
        <w:rPr>
          <w:rFonts w:eastAsiaTheme="minorEastAsia"/>
        </w:rPr>
        <w:t xml:space="preserve"> stellt sich eine Spannung von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r>
          <m:rPr>
            <m:sty m:val="p"/>
          </m:rPr>
          <w:rPr>
            <w:rFonts w:ascii="Cambria Math" w:eastAsiaTheme="minorEastAsia" w:hAnsi="Cambria Math"/>
          </w:rPr>
          <m:t>=0,58 </m:t>
        </m:r>
        <m:r>
          <m:rPr>
            <m:nor/>
          </m:rPr>
          <w:rPr>
            <w:rFonts w:ascii="Cambria Math" w:eastAsiaTheme="minorEastAsia" w:hAnsi="Cambria Math"/>
            <w:i/>
          </w:rPr>
          <m:t>V</m:t>
        </m:r>
      </m:oMath>
      <w:r>
        <w:rPr>
          <w:rFonts w:eastAsiaTheme="minorEastAsia"/>
        </w:rPr>
        <w:t xml:space="preserve"> ein. Der „Aus“-Arbeitspunkt, sowie die Arbeitsgerade wird weiter unten behandelt.</w:t>
      </w:r>
      <w:bookmarkEnd w:id="181"/>
      <w:bookmarkEnd w:id="182"/>
    </w:p>
    <w:p w14:paraId="0E0DB64B" w14:textId="4AAD85E9" w:rsidR="000D2D29" w:rsidRDefault="000D2D29" w:rsidP="00C304B7">
      <w:pPr>
        <w:pStyle w:val="Flietext"/>
        <w:rPr>
          <w:rFonts w:eastAsiaTheme="minorEastAsia"/>
        </w:rPr>
      </w:pPr>
      <w:r>
        <w:t>Bei der Simulation der U-I-Kennlinie der LED fällt eine Eigenart in auf, die in Abbildung 3 zu sehen ist. Selbst bei sehr niedrigen Strömen (nA-Bereich) fällt noch eine große Spannung an der LED ab. Auf den Betrieb im „Ein“-Modus (</w:t>
      </w:r>
      <m:oMath>
        <m:r>
          <m:rPr>
            <m:nor/>
          </m:rPr>
          <w:rPr>
            <w:rFonts w:ascii="Cambria Math" w:hAnsi="Cambria Math"/>
          </w:rPr>
          <m:t>Pulse</m:t>
        </m:r>
        <m:r>
          <w:rPr>
            <w:rFonts w:ascii="Cambria Math" w:hAnsi="Cambria Math"/>
          </w:rPr>
          <m:t>=5</m:t>
        </m:r>
      </m:oMath>
      <w:r>
        <w:rPr>
          <w:rFonts w:eastAsiaTheme="minorEastAsia"/>
        </w:rPr>
        <w:t> V)</w:t>
      </w:r>
      <w:r>
        <w:t xml:space="preserve"> hat dies keinen Einfluss, da hier der Arbeitspunkt durch den Vorwiderstand festgelegt wird. Man würde erwarten, dass der Arbeitspunkt „Aus“ (also </w:t>
      </w:r>
      <m:oMath>
        <m:r>
          <m:rPr>
            <m:nor/>
          </m:rPr>
          <w:rPr>
            <w:rFonts w:ascii="Cambria Math" w:hAnsi="Cambria Math"/>
          </w:rPr>
          <m:t>Pulse</m:t>
        </m:r>
        <m:r>
          <w:rPr>
            <w:rFonts w:ascii="Cambria Math" w:hAnsi="Cambria Math"/>
          </w:rPr>
          <m:t>=0</m:t>
        </m:r>
      </m:oMath>
      <w:r>
        <w:rPr>
          <w:rFonts w:eastAsiaTheme="minorEastAsia"/>
        </w:rPr>
        <w:t xml:space="preserve"> V) </w:t>
      </w:r>
      <w:r>
        <w:t>sehr simpel ist, nämlich</w:t>
      </w:r>
      <w:r w:rsidR="005A29B1">
        <w:t xml:space="preserve">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=5 V,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=0</m:t>
        </m:r>
      </m:oMath>
      <w:r>
        <w:rPr>
          <w:rFonts w:eastAsiaTheme="minorEastAsia"/>
        </w:rPr>
        <w:t> A. Die in Abbildung 3 erkennbare starke Nichtlinearität der LED im unteren Strombereich verkompliziert die Realität jedoch.</w:t>
      </w:r>
    </w:p>
    <w:p w14:paraId="3F171158" w14:textId="77777777" w:rsidR="000D2D29" w:rsidRDefault="000D2D29" w:rsidP="00C304B7">
      <w:pPr>
        <w:pStyle w:val="Flietext"/>
      </w:pPr>
      <w:r>
        <w:t xml:space="preserve">Es ist zu erwarten, dass der Transistor selbst bei </w:t>
      </w:r>
      <m:oMath>
        <m:sSub>
          <m:sSubPr>
            <m:ctrlPr>
              <w:rPr>
                <w:rFonts w:ascii="Cambria Math" w:hAnsi="Cambria Math"/>
                <w:i/>
              </w:rPr>
            </m:ctrlPr>
          </m:sSubPr>
          <m:e>
            <m:r>
              <w:rPr>
                <w:rFonts w:ascii="Cambria Math" w:hAnsi="Cambria Math"/>
              </w:rPr>
              <m:t>U</m:t>
            </m:r>
          </m:e>
          <m:sub>
            <m:r>
              <w:rPr>
                <w:rFonts w:ascii="Cambria Math" w:hAnsi="Cambria Math"/>
              </w:rPr>
              <m:t>GS</m:t>
            </m:r>
          </m:sub>
        </m:sSub>
        <m:r>
          <w:rPr>
            <w:rFonts w:ascii="Cambria Math" w:hAnsi="Cambria Math"/>
          </w:rPr>
          <m:t>=0</m:t>
        </m:r>
      </m:oMath>
      <w:r>
        <w:t xml:space="preserve"> V noch einen sehr geringen Strom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t xml:space="preserve"> durchlässt, wenn eine Drain-Source-Spannung von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=5</m:t>
        </m:r>
      </m:oMath>
      <w:r>
        <w:t xml:space="preserve"> V anliegt. Tatsächlich scheint der Transistor bei einer Gate-Source-Spannung von 0 V eine lineare Abhängigkeit des Stroms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t xml:space="preserve"> von </w:t>
      </w:r>
      <m:oMath>
        <m:sSub>
          <m:sSubPr>
            <m:ctrlPr>
              <w:rPr>
                <w:rFonts w:ascii="Cambria Math" w:hAnsi="Cambria Math"/>
                <w:i/>
              </w:rPr>
            </m:ctrlPr>
          </m:sSubPr>
          <m:e>
            <m:r>
              <w:rPr>
                <w:rFonts w:ascii="Cambria Math" w:hAnsi="Cambria Math"/>
              </w:rPr>
              <m:t>U</m:t>
            </m:r>
          </m:e>
          <m:sub>
            <m:r>
              <w:rPr>
                <w:rFonts w:ascii="Cambria Math" w:hAnsi="Cambria Math"/>
              </w:rPr>
              <m:t>DS</m:t>
            </m:r>
          </m:sub>
        </m:sSub>
      </m:oMath>
      <w:r>
        <w:t xml:space="preserve"> aufzuweisen, sodass bei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=5</m:t>
        </m:r>
      </m:oMath>
      <w:r>
        <w:t xml:space="preserve"> V statt des gewünschten Nullstroms ein Strom von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≈40</m:t>
        </m:r>
      </m:oMath>
      <w:r>
        <w:t> nA fließt.</w:t>
      </w:r>
    </w:p>
    <w:p w14:paraId="73013C5A" w14:textId="77777777" w:rsidR="000D2D29" w:rsidRDefault="000D2D29" w:rsidP="00C304B7">
      <w:pPr>
        <w:pStyle w:val="Flietext"/>
      </w:pPr>
      <w:r>
        <w:t xml:space="preserve">Dieses Ergebnis kommt aus einer weiteren Simulation, in der </w:t>
      </w:r>
      <m:oMath>
        <m:sSub>
          <m:sSubPr>
            <m:ctrlPr>
              <w:rPr>
                <w:rFonts w:ascii="Cambria Math" w:hAnsi="Cambria Math"/>
                <w:i/>
              </w:rPr>
            </m:ctrlPr>
          </m:sSubPr>
          <m:e>
            <m:r>
              <w:rPr>
                <w:rFonts w:ascii="Cambria Math" w:hAnsi="Cambria Math"/>
              </w:rPr>
              <m:t>U</m:t>
            </m:r>
          </m:e>
          <m:sub>
            <m:r>
              <w:rPr>
                <w:rFonts w:ascii="Cambria Math" w:hAnsi="Cambria Math"/>
              </w:rPr>
              <m:t>GS</m:t>
            </m:r>
          </m:sub>
        </m:sSub>
        <m:r>
          <w:rPr>
            <w:rFonts w:ascii="Cambria Math" w:hAnsi="Cambria Math"/>
          </w:rPr>
          <m:t>=0</m:t>
        </m:r>
      </m:oMath>
      <w:r>
        <w:t xml:space="preserve"> V konstant gehalten wurde und </w:t>
      </w:r>
      <m:oMath>
        <m:sSub>
          <m:sSubPr>
            <m:ctrlPr>
              <w:rPr>
                <w:rFonts w:ascii="Cambria Math" w:hAnsi="Cambria Math"/>
                <w:i/>
              </w:rPr>
            </m:ctrlPr>
          </m:sSubPr>
          <m:e>
            <m:r>
              <w:rPr>
                <w:rFonts w:ascii="Cambria Math" w:hAnsi="Cambria Math"/>
              </w:rPr>
              <m:t>U</m:t>
            </m:r>
          </m:e>
          <m:sub>
            <m:r>
              <w:rPr>
                <w:rFonts w:ascii="Cambria Math" w:hAnsi="Cambria Math"/>
              </w:rPr>
              <m:t>DS</m:t>
            </m:r>
          </m:sub>
        </m:sSub>
      </m:oMath>
      <w:r>
        <w:t xml:space="preserve"> von 0 V bis 5 V erhöht wurde </w:t>
      </w:r>
      <w:r w:rsidRPr="005A29B1">
        <w:rPr>
          <w:color w:val="FF0000"/>
        </w:rPr>
        <w:t>(Abb. 2, rechts</w:t>
      </w:r>
      <w:r>
        <w:t xml:space="preserve">). In dem </w:t>
      </w:r>
      <w:r>
        <w:lastRenderedPageBreak/>
        <w:t xml:space="preserve">verwendeten SPICE-Modell ist der Drain-Strom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t xml:space="preserve"> bei </w:t>
      </w:r>
      <m:oMath>
        <m:sSub>
          <m:sSubPr>
            <m:ctrlPr>
              <w:rPr>
                <w:rFonts w:ascii="Cambria Math" w:hAnsi="Cambria Math"/>
                <w:i/>
              </w:rPr>
            </m:ctrlPr>
          </m:sSubPr>
          <m:e>
            <m:r>
              <w:rPr>
                <w:rFonts w:ascii="Cambria Math" w:hAnsi="Cambria Math"/>
              </w:rPr>
              <m:t>U</m:t>
            </m:r>
          </m:e>
          <m:sub>
            <m:r>
              <w:rPr>
                <w:rFonts w:ascii="Cambria Math" w:hAnsi="Cambria Math"/>
              </w:rPr>
              <m:t>GS</m:t>
            </m:r>
          </m:sub>
        </m:sSub>
        <m:r>
          <w:rPr>
            <w:rFonts w:ascii="Cambria Math" w:hAnsi="Cambria Math"/>
          </w:rPr>
          <m:t>=0</m:t>
        </m:r>
      </m:oMath>
      <w:r>
        <w:t xml:space="preserve"> V (Sperrbereich) linear von </w:t>
      </w:r>
      <m:oMath>
        <m:sSub>
          <m:sSubPr>
            <m:ctrlPr>
              <w:rPr>
                <w:rFonts w:ascii="Cambria Math" w:hAnsi="Cambria Math"/>
                <w:i/>
              </w:rPr>
            </m:ctrlPr>
          </m:sSubPr>
          <m:e>
            <m:r>
              <w:rPr>
                <w:rFonts w:ascii="Cambria Math" w:hAnsi="Cambria Math"/>
              </w:rPr>
              <m:t>U</m:t>
            </m:r>
          </m:e>
          <m:sub>
            <m:r>
              <w:rPr>
                <w:rFonts w:ascii="Cambria Math" w:hAnsi="Cambria Math"/>
              </w:rPr>
              <m:t>DS</m:t>
            </m:r>
          </m:sub>
        </m:sSub>
      </m:oMath>
      <w:r>
        <w:t xml:space="preserve"> abhängig. Da es sich hier um einen Edge-Case (Ströme im nA-Bereich) handelt, kann es gut sein, dass das Modell die Realität nicht akkurat wiederspiegelt. Dasselbe gilt für das SPICE-Modell der LED. Da diese minuziösen Ströme aber dennoch große Spannungsabfälle an der LED zu bewirken scheinen, ist die Analyse nicht unbegründet. </w:t>
      </w:r>
    </w:p>
    <w:p w14:paraId="11752B4E" w14:textId="36EF5034" w:rsidR="000D2D29" w:rsidRDefault="000D2D29" w:rsidP="00C304B7">
      <w:pPr>
        <w:pStyle w:val="Flietext"/>
      </w:pPr>
      <w:r>
        <w:t xml:space="preserve">Wie in Abbildung 3 zu erkennen ist, bedeutet der eben bestimmte Strom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≈40</m:t>
        </m:r>
      </m:oMath>
      <w:r>
        <w:t> nA, dass eine erhebliche Spannung an der LED abfallen würde, die somit nicht mehr am Transistor abfallen kann. Die Ströme sind hier so gering, dass die Spannung am Widerstand als vernachlässigbar klein angenommen werden kann, es gilt also näherungsweise</w:t>
      </w:r>
      <w:r w:rsidR="005A29B1">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m:rPr>
                <m:nor/>
              </m:rPr>
              <w:rPr>
                <w:rFonts w:ascii="Cambria Math" w:hAnsi="Cambria Math"/>
              </w:rPr>
              <m:t>LED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DS</m:t>
            </m:r>
          </m:sub>
        </m:sSub>
      </m:oMath>
      <w:r>
        <w:t xml:space="preserve">. Diese Änderung der Spannung am Transistor führt wiederum dazu, dass der Strom durch den Transistor auch abfällt, was wieder die Spannung an der LED beeinflusst. Dieses dynamische System lässt sich leicht iterativ lösen, mit dem Anfangsschätzwert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=5</m:t>
        </m:r>
      </m:oMath>
      <w:r>
        <w:t xml:space="preserve"> V und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=0</m:t>
        </m:r>
      </m:oMath>
      <w:r>
        <w:t xml:space="preserve"> A. Die Iteration ist in Tabelle 1 zu sehen, eine graphische Darstellung ist in </w:t>
      </w:r>
      <w:r w:rsidRPr="005A29B1">
        <w:rPr>
          <w:color w:val="FF0000"/>
        </w:rPr>
        <w:t>Abbildung 5</w:t>
      </w:r>
      <w:r>
        <w:t xml:space="preserve"> gezeigt. Die Iteration konvergiert sehr schnell und es stellt sich ein „Aus“-Arbeitspunkt von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4,12</m:t>
            </m:r>
            <m:r>
              <m:rPr>
                <m:nor/>
              </m:rPr>
              <w:rPr>
                <w:rFonts w:ascii="Cambria Math" w:hAnsi="Cambria Math"/>
              </w:rPr>
              <m:t> V</m:t>
            </m:r>
            <m:r>
              <w:rPr>
                <w:rFonts w:ascii="Cambria Math" w:hAnsi="Cambria Math"/>
              </w:rPr>
              <m:t>; 34,4</m:t>
            </m:r>
            <m:r>
              <m:rPr>
                <m:nor/>
              </m:rPr>
              <w:rPr>
                <w:rFonts w:ascii="Cambria Math" w:hAnsi="Cambria Math"/>
              </w:rPr>
              <m:t> nA</m:t>
            </m:r>
          </m:e>
        </m:d>
      </m:oMath>
      <w:r>
        <w:t xml:space="preserve"> ein. Dieser Arbeitspunkt ist auch in </w:t>
      </w:r>
      <w:r w:rsidRPr="005A29B1">
        <w:rPr>
          <w:color w:val="FF0000"/>
        </w:rPr>
        <w:t>Abbildung 3</w:t>
      </w:r>
      <w:r>
        <w:t xml:space="preserve"> und </w:t>
      </w:r>
      <w:r w:rsidRPr="005A29B1">
        <w:rPr>
          <w:color w:val="FF0000"/>
        </w:rPr>
        <w:t>Abbildung 4</w:t>
      </w:r>
      <w:r>
        <w:t xml:space="preserve"> eingezeichnet. In Abbildung 4 ist auch die Arbeitsgerade eingezeichnet, die beim Ein- und Ausschalten des Transistors passiert wird. </w:t>
      </w:r>
    </w:p>
    <w:p w14:paraId="570B044F" w14:textId="77777777" w:rsidR="005A29B1" w:rsidRDefault="000D2D29" w:rsidP="00C304B7">
      <w:pPr>
        <w:pStyle w:val="Flietext"/>
      </w:pPr>
      <w:r>
        <w:t xml:space="preserve">Um das Schaltverhalten mit dem berechneten Widerstandswertes von </w:t>
      </w:r>
      <m:oMath>
        <m:r>
          <w:rPr>
            <w:rFonts w:ascii="Cambria Math" w:hAnsi="Cambria Math"/>
          </w:rPr>
          <m:t>R=33 </m:t>
        </m:r>
        <m:r>
          <m:rPr>
            <m:nor/>
          </m:rPr>
          <w:rPr>
            <w:rFonts w:ascii="Cambria Math" w:hAnsi="Cambria Math"/>
          </w:rPr>
          <m:t>Ω</m:t>
        </m:r>
      </m:oMath>
      <w:r>
        <w:t xml:space="preserve"> zu überprüfen, wird noch eine letzte Simulation der Gesamtschaltung durchgeführt, wobei </w:t>
      </w:r>
      <m:oMath>
        <m:sSub>
          <m:sSubPr>
            <m:ctrlPr>
              <w:rPr>
                <w:rFonts w:ascii="Cambria Math" w:hAnsi="Cambria Math"/>
                <w:i/>
              </w:rPr>
            </m:ctrlPr>
          </m:sSubPr>
          <m:e>
            <m:r>
              <w:rPr>
                <w:rFonts w:ascii="Cambria Math" w:hAnsi="Cambria Math"/>
              </w:rPr>
              <m:t>U</m:t>
            </m:r>
          </m:e>
          <m:sub>
            <m:r>
              <w:rPr>
                <w:rFonts w:ascii="Cambria Math" w:hAnsi="Cambria Math"/>
              </w:rPr>
              <m:t>GS</m:t>
            </m:r>
          </m:sub>
        </m:sSub>
      </m:oMath>
      <w:r>
        <w:t xml:space="preserve"> (Pulse) nicht, wie in der praktischen Umsetzung der Schaltung, binär zwischen 0 V und 5 V geschaltet wird, sondern kontinuierlich geändert wird, damit sich die glatte Kurve bildet, die in </w:t>
      </w:r>
      <w:r w:rsidRPr="005A29B1">
        <w:rPr>
          <w:color w:val="FF0000"/>
        </w:rPr>
        <w:t xml:space="preserve">Abbildung 7 </w:t>
      </w:r>
      <w:r>
        <w:t xml:space="preserve">zu sehen ist. Die verwendete Simulationsschaltung ist in </w:t>
      </w:r>
      <w:r w:rsidRPr="005A29B1">
        <w:rPr>
          <w:color w:val="FF0000"/>
        </w:rPr>
        <w:t>Abbildung 6</w:t>
      </w:r>
      <w:r>
        <w:t xml:space="preserve"> dargestellt.</w:t>
      </w:r>
    </w:p>
    <w:p w14:paraId="5420498B" w14:textId="27534C01" w:rsidR="000D2D29" w:rsidRPr="005A29B1" w:rsidRDefault="005A29B1" w:rsidP="00C304B7">
      <w:pPr>
        <w:pStyle w:val="Flietext"/>
      </w:pPr>
      <w:r>
        <w:br w:type="page"/>
      </w:r>
    </w:p>
    <w:tbl>
      <w:tblPr>
        <w:tblStyle w:val="PlainTable1"/>
        <w:tblW w:w="0" w:type="auto"/>
        <w:tblLook w:val="0480" w:firstRow="0" w:lastRow="0" w:firstColumn="1" w:lastColumn="0" w:noHBand="0" w:noVBand="1"/>
      </w:tblPr>
      <w:tblGrid>
        <w:gridCol w:w="1881"/>
        <w:gridCol w:w="1501"/>
        <w:gridCol w:w="1704"/>
        <w:gridCol w:w="1704"/>
        <w:gridCol w:w="1704"/>
      </w:tblGrid>
      <w:tr w:rsidR="000D2D29" w14:paraId="71E13184" w14:textId="77777777" w:rsidTr="0020617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Pr>
          <w:p w14:paraId="5CB134A5" w14:textId="77777777" w:rsidR="000D2D29" w:rsidRPr="005E04D8" w:rsidRDefault="000D2D29" w:rsidP="00C304B7">
            <w:pPr>
              <w:pStyle w:val="Flietext"/>
            </w:pPr>
            <w:r>
              <w:lastRenderedPageBreak/>
              <w:t>Iterationsschritt</w:t>
            </w:r>
          </w:p>
        </w:tc>
        <w:tc>
          <w:tcPr>
            <w:tcW w:w="1639" w:type="dxa"/>
          </w:tcPr>
          <w:p w14:paraId="153D9801"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0</w:t>
            </w:r>
          </w:p>
        </w:tc>
        <w:tc>
          <w:tcPr>
            <w:tcW w:w="1812" w:type="dxa"/>
          </w:tcPr>
          <w:p w14:paraId="76FD0DB7"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1</w:t>
            </w:r>
          </w:p>
        </w:tc>
        <w:tc>
          <w:tcPr>
            <w:tcW w:w="1813" w:type="dxa"/>
          </w:tcPr>
          <w:p w14:paraId="65041DE3"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2</w:t>
            </w:r>
          </w:p>
        </w:tc>
        <w:tc>
          <w:tcPr>
            <w:tcW w:w="1813" w:type="dxa"/>
          </w:tcPr>
          <w:p w14:paraId="69FB89C5"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3</w:t>
            </w:r>
          </w:p>
        </w:tc>
      </w:tr>
      <w:tr w:rsidR="000D2D29" w14:paraId="2C3C48CD" w14:textId="77777777" w:rsidTr="0020617A">
        <w:trPr>
          <w:trHeight w:val="397"/>
        </w:trPr>
        <w:tc>
          <w:tcPr>
            <w:cnfStyle w:val="001000000000" w:firstRow="0" w:lastRow="0" w:firstColumn="1" w:lastColumn="0" w:oddVBand="0" w:evenVBand="0" w:oddHBand="0" w:evenHBand="0" w:firstRowFirstColumn="0" w:firstRowLastColumn="0" w:lastRowFirstColumn="0" w:lastRowLastColumn="0"/>
            <w:tcW w:w="1985" w:type="dxa"/>
          </w:tcPr>
          <w:p w14:paraId="673584D2" w14:textId="534C9EBE" w:rsidR="000D2D29" w:rsidRDefault="00182654" w:rsidP="00C304B7">
            <w:pPr>
              <w:pStyle w:val="Flietext"/>
            </w:pPr>
            <m:oMathPara>
              <m:oMath>
                <m:sSub>
                  <m:sSubPr>
                    <m:ctrlPr>
                      <w:rPr>
                        <w:rFonts w:ascii="Cambria Math" w:hAnsi="Cambria Math"/>
                      </w:rPr>
                    </m:ctrlPr>
                  </m:sSubPr>
                  <m:e>
                    <m:r>
                      <m:rPr>
                        <m:sty m:val="b"/>
                      </m:rPr>
                      <w:rPr>
                        <w:rFonts w:ascii="Cambria Math" w:hAnsi="Cambria Math"/>
                      </w:rPr>
                      <m:t>I</m:t>
                    </m:r>
                  </m:e>
                  <m:sub>
                    <m:r>
                      <m:rPr>
                        <m:sty m:val="b"/>
                      </m:rPr>
                      <w:rPr>
                        <w:rFonts w:ascii="Cambria Math" w:hAnsi="Cambria Math"/>
                      </w:rPr>
                      <m:t>D</m:t>
                    </m:r>
                  </m:sub>
                </m:sSub>
                <m:r>
                  <m:rPr>
                    <m:sty m:val="b"/>
                  </m:rPr>
                  <w:rPr>
                    <w:rFonts w:ascii="Cambria Math" w:hAnsi="Cambria Math"/>
                  </w:rPr>
                  <m:t>[</m:t>
                </m:r>
                <m:r>
                  <m:rPr>
                    <m:nor/>
                  </m:rPr>
                  <w:rPr>
                    <w:i/>
                  </w:rPr>
                  <m:t>nA</m:t>
                </m:r>
                <m:r>
                  <m:rPr>
                    <m:sty m:val="b"/>
                  </m:rPr>
                  <w:rPr>
                    <w:rFonts w:ascii="Cambria Math" w:hAnsi="Cambria Math"/>
                  </w:rPr>
                  <m:t>]</m:t>
                </m:r>
              </m:oMath>
            </m:oMathPara>
          </w:p>
        </w:tc>
        <w:tc>
          <w:tcPr>
            <w:tcW w:w="1639" w:type="dxa"/>
          </w:tcPr>
          <w:p w14:paraId="0B354D79"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0</w:t>
            </w:r>
          </w:p>
        </w:tc>
        <w:tc>
          <w:tcPr>
            <w:tcW w:w="1812" w:type="dxa"/>
          </w:tcPr>
          <w:p w14:paraId="16E9E4FD"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41,7</w:t>
            </w:r>
          </w:p>
        </w:tc>
        <w:tc>
          <w:tcPr>
            <w:tcW w:w="1813" w:type="dxa"/>
          </w:tcPr>
          <w:p w14:paraId="26028312"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34,3</w:t>
            </w:r>
          </w:p>
        </w:tc>
        <w:tc>
          <w:tcPr>
            <w:tcW w:w="1813" w:type="dxa"/>
          </w:tcPr>
          <w:p w14:paraId="496B161E"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34,4</w:t>
            </w:r>
          </w:p>
        </w:tc>
      </w:tr>
      <w:tr w:rsidR="000D2D29" w14:paraId="434E73F9" w14:textId="77777777" w:rsidTr="0020617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tcPr>
          <w:p w14:paraId="1FC1BA64" w14:textId="3D72AEAC" w:rsidR="000D2D29" w:rsidRDefault="00182654" w:rsidP="00C304B7">
            <w:pPr>
              <w:pStyle w:val="Flietext"/>
            </w:pPr>
            <m:oMathPara>
              <m:oMath>
                <m:sSub>
                  <m:sSubPr>
                    <m:ctrlPr>
                      <w:rPr>
                        <w:rFonts w:ascii="Cambria Math" w:hAnsi="Cambria Math"/>
                      </w:rPr>
                    </m:ctrlPr>
                  </m:sSubPr>
                  <m:e>
                    <m:r>
                      <m:rPr>
                        <m:sty m:val="b"/>
                      </m:rPr>
                      <w:rPr>
                        <w:rFonts w:ascii="Cambria Math" w:hAnsi="Cambria Math"/>
                      </w:rPr>
                      <m:t>U</m:t>
                    </m:r>
                  </m:e>
                  <m:sub>
                    <m:r>
                      <m:rPr>
                        <m:nor/>
                      </m:rPr>
                      <w:rPr>
                        <w:i/>
                      </w:rPr>
                      <m:t>LED</m:t>
                    </m:r>
                  </m:sub>
                </m:sSub>
                <m:r>
                  <m:rPr>
                    <m:sty m:val="b"/>
                  </m:rPr>
                  <w:rPr>
                    <w:rFonts w:ascii="Cambria Math" w:hAnsi="Cambria Math"/>
                  </w:rPr>
                  <m:t>[</m:t>
                </m:r>
                <m:r>
                  <m:rPr>
                    <m:nor/>
                  </m:rPr>
                  <w:rPr>
                    <w:i/>
                  </w:rPr>
                  <m:t>V</m:t>
                </m:r>
                <m:r>
                  <m:rPr>
                    <m:sty m:val="b"/>
                  </m:rPr>
                  <w:rPr>
                    <w:rFonts w:ascii="Cambria Math" w:hAnsi="Cambria Math"/>
                  </w:rPr>
                  <m:t>]</m:t>
                </m:r>
              </m:oMath>
            </m:oMathPara>
          </w:p>
        </w:tc>
        <w:tc>
          <w:tcPr>
            <w:tcW w:w="1639" w:type="dxa"/>
          </w:tcPr>
          <w:p w14:paraId="6618409A"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0</w:t>
            </w:r>
          </w:p>
        </w:tc>
        <w:tc>
          <w:tcPr>
            <w:tcW w:w="1812" w:type="dxa"/>
          </w:tcPr>
          <w:p w14:paraId="4B734F94"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0,886</w:t>
            </w:r>
          </w:p>
        </w:tc>
        <w:tc>
          <w:tcPr>
            <w:tcW w:w="1813" w:type="dxa"/>
          </w:tcPr>
          <w:p w14:paraId="21C0AF5E"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0,879</w:t>
            </w:r>
          </w:p>
        </w:tc>
        <w:tc>
          <w:tcPr>
            <w:tcW w:w="1813" w:type="dxa"/>
          </w:tcPr>
          <w:p w14:paraId="78147160" w14:textId="77777777" w:rsidR="000D2D29" w:rsidRDefault="000D2D29" w:rsidP="00C304B7">
            <w:pPr>
              <w:pStyle w:val="Flietext"/>
              <w:cnfStyle w:val="000000100000" w:firstRow="0" w:lastRow="0" w:firstColumn="0" w:lastColumn="0" w:oddVBand="0" w:evenVBand="0" w:oddHBand="1" w:evenHBand="0" w:firstRowFirstColumn="0" w:firstRowLastColumn="0" w:lastRowFirstColumn="0" w:lastRowLastColumn="0"/>
            </w:pPr>
            <w:r>
              <w:t>0,879</w:t>
            </w:r>
          </w:p>
        </w:tc>
      </w:tr>
      <w:tr w:rsidR="000D2D29" w14:paraId="6EB56C61" w14:textId="77777777" w:rsidTr="0020617A">
        <w:trPr>
          <w:trHeight w:val="397"/>
        </w:trPr>
        <w:tc>
          <w:tcPr>
            <w:cnfStyle w:val="001000000000" w:firstRow="0" w:lastRow="0" w:firstColumn="1" w:lastColumn="0" w:oddVBand="0" w:evenVBand="0" w:oddHBand="0" w:evenHBand="0" w:firstRowFirstColumn="0" w:firstRowLastColumn="0" w:lastRowFirstColumn="0" w:lastRowLastColumn="0"/>
            <w:tcW w:w="1985" w:type="dxa"/>
          </w:tcPr>
          <w:p w14:paraId="33C3FA4A" w14:textId="73A3D98B" w:rsidR="000D2D29" w:rsidRPr="005E04D8" w:rsidRDefault="00182654" w:rsidP="00C304B7">
            <w:pPr>
              <w:pStyle w:val="Flietext"/>
              <w:rPr>
                <w:rFonts w:eastAsia="Calibri" w:cs="Arial"/>
                <w:iCs/>
              </w:rPr>
            </w:pPr>
            <m:oMathPara>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DS</m:t>
                    </m:r>
                  </m:sub>
                </m:sSub>
                <m:r>
                  <m:rPr>
                    <m:sty m:val="b"/>
                  </m:rPr>
                  <w:rPr>
                    <w:rFonts w:ascii="Cambria Math" w:hAnsi="Cambria Math"/>
                  </w:rPr>
                  <m:t>[</m:t>
                </m:r>
                <m:r>
                  <m:rPr>
                    <m:nor/>
                  </m:rPr>
                  <m:t>V</m:t>
                </m:r>
                <m:r>
                  <m:rPr>
                    <m:sty m:val="b"/>
                  </m:rPr>
                  <w:rPr>
                    <w:rFonts w:ascii="Cambria Math" w:hAnsi="Cambria Math"/>
                  </w:rPr>
                  <m:t>]</m:t>
                </m:r>
              </m:oMath>
            </m:oMathPara>
          </w:p>
        </w:tc>
        <w:tc>
          <w:tcPr>
            <w:tcW w:w="1639" w:type="dxa"/>
          </w:tcPr>
          <w:p w14:paraId="0065B2C4"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5</w:t>
            </w:r>
          </w:p>
        </w:tc>
        <w:tc>
          <w:tcPr>
            <w:tcW w:w="1812" w:type="dxa"/>
          </w:tcPr>
          <w:p w14:paraId="5887C06D"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4,11</w:t>
            </w:r>
          </w:p>
        </w:tc>
        <w:tc>
          <w:tcPr>
            <w:tcW w:w="1813" w:type="dxa"/>
          </w:tcPr>
          <w:p w14:paraId="6AEDEA6A"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4,12</w:t>
            </w:r>
          </w:p>
        </w:tc>
        <w:tc>
          <w:tcPr>
            <w:tcW w:w="1813" w:type="dxa"/>
          </w:tcPr>
          <w:p w14:paraId="4446E469" w14:textId="77777777" w:rsidR="000D2D29" w:rsidRDefault="000D2D29" w:rsidP="00C304B7">
            <w:pPr>
              <w:pStyle w:val="Flietext"/>
              <w:cnfStyle w:val="000000000000" w:firstRow="0" w:lastRow="0" w:firstColumn="0" w:lastColumn="0" w:oddVBand="0" w:evenVBand="0" w:oddHBand="0" w:evenHBand="0" w:firstRowFirstColumn="0" w:firstRowLastColumn="0" w:lastRowFirstColumn="0" w:lastRowLastColumn="0"/>
            </w:pPr>
            <w:r>
              <w:t>4,12</w:t>
            </w:r>
          </w:p>
        </w:tc>
      </w:tr>
    </w:tbl>
    <w:p w14:paraId="410BB615" w14:textId="1C311D1D" w:rsidR="000D2D29" w:rsidRDefault="000D2D29" w:rsidP="005A29B1">
      <w:pPr>
        <w:pStyle w:val="Grafikunterschrift"/>
      </w:pPr>
      <w:r>
        <w:t xml:space="preserve">Tabelle </w:t>
      </w:r>
      <w:fldSimple w:instr=" STYLEREF 1 \s ">
        <w:r w:rsidR="001969DE">
          <w:rPr>
            <w:noProof/>
          </w:rPr>
          <w:t>4</w:t>
        </w:r>
      </w:fldSimple>
      <w:r w:rsidR="001969DE">
        <w:t>.</w:t>
      </w:r>
      <w:fldSimple w:instr=" SEQ Tabelle \* ARABIC \s 1 ">
        <w:r w:rsidR="001969DE">
          <w:rPr>
            <w:noProof/>
          </w:rPr>
          <w:t>2</w:t>
        </w:r>
      </w:fldSimple>
      <w:r>
        <w:t xml:space="preserve">: Der „Aus“-Arbeitspunkt wird durch eine numerische Iteration gefunden. Die Iteration wird so durchgeführt, dass erst aus </w:t>
      </w:r>
      <m:oMath>
        <m:sSub>
          <m:sSubPr>
            <m:ctrlPr>
              <w:rPr>
                <w:rFonts w:ascii="Cambria Math" w:hAnsi="Cambria Math"/>
              </w:rPr>
            </m:ctrlPr>
          </m:sSubPr>
          <m:e>
            <m:r>
              <w:rPr>
                <w:rFonts w:ascii="Cambria Math" w:hAnsi="Cambria Math"/>
              </w:rPr>
              <m:t>U</m:t>
            </m:r>
          </m:e>
          <m:sub>
            <m:r>
              <w:rPr>
                <w:rFonts w:ascii="Cambria Math" w:hAnsi="Cambria Math"/>
              </w:rPr>
              <m:t>DS</m:t>
            </m:r>
          </m:sub>
        </m:sSub>
      </m:oMath>
      <w:r>
        <w:rPr>
          <w:rFonts w:eastAsiaTheme="minorEastAsia"/>
        </w:rPr>
        <w:t xml:space="preserve">, mithilfe der linearen Kennlinie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DS</m:t>
            </m:r>
          </m:sub>
        </m:sSub>
        <m:r>
          <m:rPr>
            <m:sty m:val="p"/>
          </m:rPr>
          <w:rPr>
            <w:rFonts w:ascii="Cambria Math" w:hAnsi="Cambria Math"/>
          </w:rPr>
          <m:t>)</m:t>
        </m:r>
      </m:oMath>
      <w:r>
        <w:rPr>
          <w:rFonts w:eastAsiaTheme="minorEastAsia"/>
        </w:rPr>
        <w:t xml:space="preserve">, die im Sperrbereich des Transistors gültig ist, der Strom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bestimmt wird. Aus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wird dann mithilfe der in Abbildung 3 gezeichneten Kennlinie der LED die Spannung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m:rPr>
                <m:nor/>
              </m:rPr>
              <w:rPr>
                <w:rFonts w:ascii="Cambria Math" w:eastAsiaTheme="minorEastAsia" w:hAnsi="Cambria Math"/>
                <w:i/>
              </w:rPr>
              <m:t>LED</m:t>
            </m:r>
          </m:sub>
        </m:sSub>
      </m:oMath>
      <w:r>
        <w:rPr>
          <w:rFonts w:eastAsiaTheme="minorEastAsia"/>
        </w:rPr>
        <w:t xml:space="preserve">, die an der LED abfällt bestimmt. Aus dem Verhältnis </w:t>
      </w:r>
      <m:oMath>
        <m:sSub>
          <m:sSubPr>
            <m:ctrlPr>
              <w:rPr>
                <w:rFonts w:ascii="Cambria Math" w:hAnsi="Cambria Math"/>
              </w:rPr>
            </m:ctrlPr>
          </m:sSubPr>
          <m:e>
            <m:r>
              <w:rPr>
                <w:rFonts w:ascii="Cambria Math" w:hAnsi="Cambria Math"/>
              </w:rPr>
              <m:t>U</m:t>
            </m:r>
          </m:e>
          <m:sub>
            <m:r>
              <w:rPr>
                <w:rFonts w:ascii="Cambria Math" w:hAnsi="Cambria Math"/>
              </w:rPr>
              <m:t>DS</m:t>
            </m:r>
          </m:sub>
        </m:sSub>
        <m:r>
          <m:rPr>
            <m:sty m:val="p"/>
          </m:rPr>
          <w:rPr>
            <w:rFonts w:ascii="Cambria Math" w:eastAsiaTheme="minorEastAsia" w:hAnsi="Cambria Math"/>
          </w:rPr>
          <m:t>=5 </m:t>
        </m:r>
        <m:r>
          <m:rPr>
            <m:nor/>
          </m:rPr>
          <w:rPr>
            <w:rFonts w:ascii="Cambria Math" w:eastAsiaTheme="minorEastAsia" w:hAnsi="Cambria Math"/>
            <w:i/>
          </w:rPr>
          <m:t>V</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m:rPr>
                <m:nor/>
              </m:rPr>
              <w:rPr>
                <w:rFonts w:ascii="Cambria Math" w:eastAsiaTheme="minorEastAsia" w:hAnsi="Cambria Math"/>
                <w:i/>
              </w:rPr>
              <m:t>LED</m:t>
            </m:r>
          </m:sub>
        </m:sSub>
      </m:oMath>
      <w:r>
        <w:rPr>
          <w:rFonts w:eastAsiaTheme="minorEastAsia"/>
        </w:rPr>
        <w:t xml:space="preserve"> wird der neue Wert für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bestimmt und die Iteration fängt von vorne an.</w:t>
      </w:r>
    </w:p>
    <w:p w14:paraId="79550C62" w14:textId="77777777" w:rsidR="000D2D29" w:rsidRDefault="000D2D29" w:rsidP="000D2D29">
      <w:pPr>
        <w:pStyle w:val="Caption"/>
        <w:ind w:right="850"/>
      </w:pPr>
    </w:p>
    <w:p w14:paraId="25E8BEA9" w14:textId="77777777" w:rsidR="00660CE8" w:rsidRDefault="000D2D29" w:rsidP="00BF65E4">
      <w:pPr>
        <w:pStyle w:val="Grafik"/>
      </w:pPr>
      <w:r>
        <w:drawing>
          <wp:inline distT="0" distB="0" distL="0" distR="0" wp14:anchorId="3C55FFF4" wp14:editId="41978E0B">
            <wp:extent cx="5040000" cy="3776400"/>
            <wp:effectExtent l="0" t="0" r="825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tera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4EC8F3C0" w14:textId="0DA9D6A6" w:rsidR="000D2D29" w:rsidRDefault="00660CE8" w:rsidP="00660CE8">
      <w:pPr>
        <w:pStyle w:val="Grafikunterschrift"/>
      </w:pPr>
      <w:bookmarkStart w:id="183" w:name="_Toc37765017"/>
      <w:bookmarkStart w:id="184" w:name="_Toc37834693"/>
      <w:r>
        <w:t xml:space="preserve">Abbildung </w:t>
      </w:r>
      <w:fldSimple w:instr=" STYLEREF 1 \s ">
        <w:r w:rsidR="004879BD">
          <w:rPr>
            <w:noProof/>
          </w:rPr>
          <w:t>4</w:t>
        </w:r>
      </w:fldSimple>
      <w:r w:rsidR="004879BD">
        <w:t>.</w:t>
      </w:r>
      <w:fldSimple w:instr=" SEQ Abbildung \* ARABIC \s 1 ">
        <w:r w:rsidR="004879BD">
          <w:rPr>
            <w:noProof/>
          </w:rPr>
          <w:t>16</w:t>
        </w:r>
      </w:fldSimple>
      <w:r>
        <w:t>:</w:t>
      </w:r>
      <w:r w:rsidRPr="00660CE8">
        <w:t xml:space="preserve"> </w:t>
      </w:r>
      <w:r>
        <w:t xml:space="preserve">Dieselbe Iteration aus Tabelle 1 in graphischer Darstellung. Die blaue Kurve zeigt </w:t>
      </w:r>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nor/>
              </m:rPr>
              <w:rPr>
                <w:rFonts w:ascii="Cambria Math" w:hAnsi="Cambria Math"/>
                <w:i/>
              </w:rPr>
              <m:t>LED</m:t>
            </m:r>
          </m:sub>
        </m:sSub>
        <m:r>
          <m:rPr>
            <m:sty m:val="p"/>
          </m:rPr>
          <w:rPr>
            <w:rFonts w:ascii="Cambria Math" w:hAnsi="Cambria Math"/>
          </w:rPr>
          <m:t>)</m:t>
        </m:r>
      </m:oMath>
      <w:r>
        <w:t xml:space="preserve">, die Umkehrfunktion der in Abbildung 3 dargestellten U-I-Kurve der LED. Hierbei wird verwendet, dass </w:t>
      </w:r>
      <m:oMath>
        <m:sSub>
          <m:sSubPr>
            <m:ctrlPr>
              <w:rPr>
                <w:rFonts w:ascii="Cambria Math" w:hAnsi="Cambria Math"/>
              </w:rPr>
            </m:ctrlPr>
          </m:sSubPr>
          <m:e>
            <m:r>
              <w:rPr>
                <w:rFonts w:ascii="Cambria Math" w:hAnsi="Cambria Math"/>
              </w:rPr>
              <m:t>U</m:t>
            </m:r>
          </m:e>
          <m:sub>
            <m:r>
              <m:rPr>
                <m:nor/>
              </m:rPr>
              <w:rPr>
                <w:rFonts w:ascii="Cambria Math" w:hAnsi="Cambria Math"/>
                <w:i/>
              </w:rPr>
              <m:t>LED</m:t>
            </m:r>
          </m:sub>
        </m:sSub>
        <m:r>
          <m:rPr>
            <m:sty m:val="p"/>
          </m:rPr>
          <w:rPr>
            <w:rFonts w:ascii="Cambria Math" w:hAnsi="Cambria Math"/>
          </w:rPr>
          <m:t>=5 </m:t>
        </m:r>
        <m:r>
          <m:rPr>
            <m:nor/>
          </m:rPr>
          <w:rPr>
            <w:rFonts w:ascii="Cambria Math" w:hAnsi="Cambria Math"/>
            <w:i/>
          </w:rPr>
          <m:t>V</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DS</m:t>
            </m:r>
          </m:sub>
        </m:sSub>
      </m:oMath>
      <w:r>
        <w:rPr>
          <w:rFonts w:eastAsiaTheme="minorEastAsia"/>
        </w:rPr>
        <w:t xml:space="preserve"> gilt. Die grüne Kurve zeigt das lineare Verhältnis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U</m:t>
            </m:r>
          </m:e>
          <m:sub>
            <m:r>
              <w:rPr>
                <w:rFonts w:ascii="Cambria Math" w:hAnsi="Cambria Math"/>
              </w:rPr>
              <m:t>DS</m:t>
            </m:r>
          </m:sub>
        </m:sSub>
        <m:r>
          <m:rPr>
            <m:sty m:val="p"/>
          </m:rPr>
          <w:rPr>
            <w:rFonts w:ascii="Cambria Math" w:hAnsi="Cambria Math"/>
          </w:rPr>
          <m:t>)</m:t>
        </m:r>
      </m:oMath>
      <w:r>
        <w:rPr>
          <w:rFonts w:eastAsiaTheme="minorEastAsia"/>
        </w:rPr>
        <w:t xml:space="preserve">, das beim Transistor im Fall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GS</m:t>
            </m:r>
          </m:sub>
        </m:sSub>
        <m:r>
          <m:rPr>
            <m:sty m:val="p"/>
          </m:rPr>
          <w:rPr>
            <w:rFonts w:ascii="Cambria Math" w:eastAsiaTheme="minorEastAsia" w:hAnsi="Cambria Math"/>
          </w:rPr>
          <m:t>=0 </m:t>
        </m:r>
        <m:r>
          <m:rPr>
            <m:nor/>
          </m:rPr>
          <w:rPr>
            <w:rFonts w:ascii="Cambria Math" w:eastAsiaTheme="minorEastAsia" w:hAnsi="Cambria Math"/>
            <w:i/>
          </w:rPr>
          <m:t>V</m:t>
        </m:r>
      </m:oMath>
      <w:r>
        <w:rPr>
          <w:rFonts w:eastAsiaTheme="minorEastAsia"/>
        </w:rPr>
        <w:t xml:space="preserve"> gilt. Der rechte Graph zeigt eine Vergrößerung des liken im Bereich um den „Aus“-Arbeitspunkt. Die Iteration hat die graphische Interpretation, den Schnittpunkt der zwei Gleichungen zu finden.</w:t>
      </w:r>
      <w:bookmarkEnd w:id="183"/>
      <w:bookmarkEnd w:id="184"/>
    </w:p>
    <w:p w14:paraId="691006B3" w14:textId="77777777" w:rsidR="00660CE8" w:rsidRDefault="000D2D29" w:rsidP="00BF65E4">
      <w:pPr>
        <w:pStyle w:val="Grafik"/>
      </w:pPr>
      <w:r>
        <w:lastRenderedPageBreak/>
        <w:drawing>
          <wp:inline distT="0" distB="0" distL="0" distR="0" wp14:anchorId="70772F44" wp14:editId="4FB0B24B">
            <wp:extent cx="5040000" cy="1375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ceal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000" cy="1375200"/>
                    </a:xfrm>
                    <a:prstGeom prst="rect">
                      <a:avLst/>
                    </a:prstGeom>
                  </pic:spPr>
                </pic:pic>
              </a:graphicData>
            </a:graphic>
          </wp:inline>
        </w:drawing>
      </w:r>
    </w:p>
    <w:p w14:paraId="2DD2E075" w14:textId="600244A4" w:rsidR="000D2D29" w:rsidRDefault="00660CE8" w:rsidP="00660CE8">
      <w:pPr>
        <w:pStyle w:val="Grafikunterschrift"/>
      </w:pPr>
      <w:bookmarkStart w:id="185" w:name="_Toc37765018"/>
      <w:bookmarkStart w:id="186" w:name="_Toc37834694"/>
      <w:r>
        <w:t xml:space="preserve">Abbildung </w:t>
      </w:r>
      <w:fldSimple w:instr=" STYLEREF 1 \s ">
        <w:r w:rsidR="004879BD">
          <w:rPr>
            <w:noProof/>
          </w:rPr>
          <w:t>4</w:t>
        </w:r>
      </w:fldSimple>
      <w:r w:rsidR="004879BD">
        <w:t>.</w:t>
      </w:r>
      <w:fldSimple w:instr=" SEQ Abbildung \* ARABIC \s 1 ">
        <w:r w:rsidR="004879BD">
          <w:rPr>
            <w:noProof/>
          </w:rPr>
          <w:t>17</w:t>
        </w:r>
      </w:fldSimple>
      <w:r>
        <w:t>:</w:t>
      </w:r>
      <w:r w:rsidRPr="00660CE8">
        <w:t xml:space="preserve"> </w:t>
      </w:r>
      <w:r>
        <w:t>Simulationsschaltung mit der der Graph in Abbildung 7 erstellt wurde.</w:t>
      </w:r>
      <w:bookmarkEnd w:id="185"/>
      <w:bookmarkEnd w:id="186"/>
    </w:p>
    <w:p w14:paraId="3DE166D6" w14:textId="77777777" w:rsidR="000D2D29" w:rsidRPr="00DA0C83" w:rsidRDefault="000D2D29" w:rsidP="00C304B7">
      <w:pPr>
        <w:pStyle w:val="Flietext"/>
      </w:pPr>
      <w:r>
        <w:t>Wie zu sehen ist, erreicht der Diodenstrom nicht den gewünschten Wert von 100 mA, sondern nur knapp über 90 mA. Dies liegt daran, dass statt dem berechneten Widerstandswert von 29,25 Ω ein 33 Ω Widerstand verwendet wird. Unsere Tests haben gezeigt, dass der so erreichte Strom durch die LED für unseren Anwendungszweck ausreichend ist.</w:t>
      </w:r>
    </w:p>
    <w:p w14:paraId="7AAB1310" w14:textId="77777777" w:rsidR="00660CE8" w:rsidRDefault="000D2D29" w:rsidP="00BF65E4">
      <w:pPr>
        <w:pStyle w:val="Grafik"/>
      </w:pPr>
      <w:r>
        <w:drawing>
          <wp:inline distT="0" distB="0" distL="0" distR="0" wp14:anchorId="3DC406E5" wp14:editId="6BDF859D">
            <wp:extent cx="5040000" cy="3776400"/>
            <wp:effectExtent l="0" t="0" r="8255" b="0"/>
            <wp:docPr id="23" name="Picture 23" descr="A picture containing sitting, whi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0B32F47D" w14:textId="71060CC0" w:rsidR="000D2D29" w:rsidRDefault="00660CE8" w:rsidP="004879BD">
      <w:pPr>
        <w:pStyle w:val="1ZGrafikunterschrift"/>
      </w:pPr>
      <w:bookmarkStart w:id="187" w:name="_Toc37765019"/>
      <w:bookmarkStart w:id="188" w:name="_Toc37770890"/>
      <w:bookmarkStart w:id="189" w:name="_Toc37834695"/>
      <w:r>
        <w:t xml:space="preserve">Abbildung </w:t>
      </w:r>
      <w:fldSimple w:instr=" STYLEREF 1 \s ">
        <w:r w:rsidR="004879BD">
          <w:rPr>
            <w:noProof/>
          </w:rPr>
          <w:t>4</w:t>
        </w:r>
      </w:fldSimple>
      <w:r w:rsidR="004879BD">
        <w:t>.</w:t>
      </w:r>
      <w:fldSimple w:instr=" SEQ Abbildung \* ARABIC \s 1 ">
        <w:r w:rsidR="004879BD">
          <w:rPr>
            <w:noProof/>
          </w:rPr>
          <w:t>18</w:t>
        </w:r>
      </w:fldSimple>
      <w:r>
        <w:t>:</w:t>
      </w:r>
      <w:r w:rsidRPr="00660CE8">
        <w:t xml:space="preserve"> </w:t>
      </w:r>
      <w:r>
        <w:t xml:space="preserve">Schaltverhalten mit </w:t>
      </w:r>
      <m:oMath>
        <m:r>
          <w:rPr>
            <w:rFonts w:ascii="Cambria Math" w:hAnsi="Cambria Math"/>
          </w:rPr>
          <m:t>R</m:t>
        </m:r>
        <m:r>
          <m:rPr>
            <m:sty m:val="p"/>
          </m:rPr>
          <w:rPr>
            <w:rFonts w:ascii="Cambria Math" w:hAnsi="Cambria Math"/>
          </w:rPr>
          <m:t>=33 </m:t>
        </m:r>
        <m:r>
          <m:rPr>
            <m:nor/>
          </m:rPr>
          <w:rPr>
            <w:rFonts w:ascii="Cambria Math" w:hAnsi="Cambria Math"/>
            <w:i/>
          </w:rPr>
          <m:t>Ω</m:t>
        </m:r>
      </m:oMath>
      <w:r>
        <w:rPr>
          <w:rFonts w:eastAsiaTheme="minorEastAsia"/>
        </w:rPr>
        <w:t xml:space="preserve"> bei </w:t>
      </w:r>
      <m:oMath>
        <m:sSub>
          <m:sSubPr>
            <m:ctrlPr>
              <w:rPr>
                <w:rFonts w:ascii="Cambria Math" w:eastAsiaTheme="minorEastAsia" w:hAnsi="Cambria Math"/>
              </w:rPr>
            </m:ctrlPr>
          </m:sSubPr>
          <m:e>
            <m:r>
              <w:rPr>
                <w:rFonts w:ascii="Cambria Math" w:eastAsiaTheme="minorEastAsia" w:hAnsi="Cambria Math"/>
              </w:rPr>
              <m:t>U</m:t>
            </m:r>
          </m:e>
          <m:sub>
            <m:r>
              <m:rPr>
                <m:sty m:val="p"/>
              </m:rPr>
              <w:rPr>
                <w:rFonts w:ascii="Cambria Math" w:eastAsiaTheme="minorEastAsia" w:hAnsi="Cambria Math"/>
              </w:rPr>
              <m:t>0</m:t>
            </m:r>
          </m:sub>
        </m:sSub>
        <m:r>
          <m:rPr>
            <m:sty m:val="p"/>
          </m:rPr>
          <w:rPr>
            <w:rFonts w:ascii="Cambria Math" w:eastAsiaTheme="minorEastAsia" w:hAnsi="Cambria Math"/>
          </w:rPr>
          <m:t>=5 </m:t>
        </m:r>
        <m:r>
          <m:rPr>
            <m:nor/>
          </m:rPr>
          <w:rPr>
            <w:rFonts w:ascii="Cambria Math" w:eastAsiaTheme="minorEastAsia" w:hAnsi="Cambria Math"/>
            <w:i/>
          </w:rPr>
          <m:t>V</m:t>
        </m:r>
      </m:oMath>
      <w:r>
        <w:rPr>
          <w:rFonts w:eastAsiaTheme="minorEastAsia"/>
        </w:rPr>
        <w:t>.</w:t>
      </w:r>
      <w:bookmarkEnd w:id="187"/>
      <w:bookmarkEnd w:id="188"/>
      <w:bookmarkEnd w:id="189"/>
    </w:p>
    <w:p w14:paraId="1794634D" w14:textId="5F187E6C" w:rsidR="000D2D29" w:rsidRDefault="000D2D29" w:rsidP="004879BD">
      <w:pPr>
        <w:pStyle w:val="Heading3"/>
      </w:pPr>
      <w:bookmarkStart w:id="190" w:name="_Toc37841085"/>
      <w:r>
        <w:lastRenderedPageBreak/>
        <w:t>Auswahl einer geeigneten Integrationszeit</w:t>
      </w:r>
      <w:bookmarkEnd w:id="190"/>
    </w:p>
    <w:p w14:paraId="32B235B9" w14:textId="77777777" w:rsidR="000D2D29" w:rsidRDefault="000D2D29" w:rsidP="00C304B7">
      <w:pPr>
        <w:pStyle w:val="Flietext"/>
      </w:pPr>
      <w:r>
        <w:t>Wie bereits erwähnt, darf die Integrationszeit weder zu klein noch zu groß sein. Wird zu lange integriert, tritt eine Sättigung auf. Der Kondensator lädt sich auf 5 V auf und eine genaue Messung ist nicht mehr möglich. Wird zu kurz integriert, sinkt das Detail der Messergebnisse. Der verwendete Arduino unterstützt nur 1024 diskrete Spannungswerte; bei kleiner Integrationszeit liegen alle Messungen im unteren Wertebereich und die Auflösung kommt an ihre Grenzen, es kann nicht mehr zwischen verschiedenen Werten differenziert werden. Ist die Integrationszeit beispielsweise so klein, dass alle im Normalfall auftretenden Messungen im unteren Viertel des Messbereichs liegen, sind nur noch 256 diskrete Spannungswerte unterscheidbar (die oberen 768 treten nie auf). Eine optimale Integrationszeit nutzt also den kompletten Wertebereich (0 V bis 5 V) so weit wie möglich aus, ohne dass im normalen Betrieb eine Sättigung an der oberen Spannungsgrenze auftritt.</w:t>
      </w:r>
    </w:p>
    <w:p w14:paraId="79C3CF3F" w14:textId="77777777" w:rsidR="000D2D29" w:rsidRDefault="000D2D29" w:rsidP="00C304B7">
      <w:pPr>
        <w:pStyle w:val="Flietext"/>
        <w:rPr>
          <w:rFonts w:eastAsiaTheme="minorEastAsia"/>
        </w:rPr>
      </w:pPr>
      <w:r>
        <w:t xml:space="preserve">In </w:t>
      </w:r>
      <w:r w:rsidRPr="00660CE8">
        <w:rPr>
          <w:color w:val="FF0000"/>
        </w:rPr>
        <w:t>Abbildung 8</w:t>
      </w:r>
      <w:r>
        <w:t xml:space="preserve"> ist eine Messung dargestellt, bei der 6 verschiedene Integrationszeiten miteinander verglichen werden. Zur Referenz ist auch noch eine Messung aufgetragen, bei der die LED nicht eingeschaltet wurde (dunkelblaue Kurve). Mit dieser Messung kann das konstante Störsignal abgeschätzt werden. Der Arduino-Code für diese Messung ist in Anhang A3 hinterlegt. Das Nephelometer wurde in dem konstruierten Kasten platziert und die Nebelmaschine wurde etwa 70 s nach Beginn der Messung eingeschaltet. Bei etwa </w:t>
      </w:r>
      <m:oMath>
        <m:r>
          <w:rPr>
            <w:rFonts w:ascii="Cambria Math" w:hAnsi="Cambria Math"/>
          </w:rPr>
          <m:t>t=140</m:t>
        </m:r>
      </m:oMath>
      <w:r>
        <w:rPr>
          <w:rFonts w:eastAsiaTheme="minorEastAsia"/>
        </w:rPr>
        <w:t> s wurde die Nebelmaschine wieder ausgeschaltet und die Filteranlage eingeschaltet. Der Peak, der zu diesem Zeitpunkt zu sehen ist, ist durch die temporäre Verdichtung des Nebels innerhalb der Dunkelkammer entstanden, hervorgerufen durch Turbolenzen, die vom Sog der Filteranlage ausgingen.</w:t>
      </w:r>
    </w:p>
    <w:p w14:paraId="417AB8DC" w14:textId="77777777" w:rsidR="00660CE8" w:rsidRDefault="000D2D29" w:rsidP="00BF65E4">
      <w:pPr>
        <w:pStyle w:val="Grafik"/>
      </w:pPr>
      <w:r>
        <w:lastRenderedPageBreak/>
        <w:drawing>
          <wp:inline distT="0" distB="0" distL="0" distR="0" wp14:anchorId="2AEC9078" wp14:editId="34C18D86">
            <wp:extent cx="5040000" cy="3729600"/>
            <wp:effectExtent l="0" t="0" r="8255" b="444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ssungintegratinosze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000" cy="3729600"/>
                    </a:xfrm>
                    <a:prstGeom prst="rect">
                      <a:avLst/>
                    </a:prstGeom>
                  </pic:spPr>
                </pic:pic>
              </a:graphicData>
            </a:graphic>
          </wp:inline>
        </w:drawing>
      </w:r>
    </w:p>
    <w:p w14:paraId="67F2AA4E" w14:textId="221DAE48" w:rsidR="000D2D29" w:rsidRDefault="00660CE8" w:rsidP="00660CE8">
      <w:pPr>
        <w:pStyle w:val="Grafikunterschrift"/>
      </w:pPr>
      <w:bookmarkStart w:id="191" w:name="_Toc37765020"/>
      <w:bookmarkStart w:id="192" w:name="_Toc37834696"/>
      <w:r>
        <w:t xml:space="preserve">Abbildung </w:t>
      </w:r>
      <w:fldSimple w:instr=" STYLEREF 1 \s ">
        <w:r w:rsidR="004879BD">
          <w:rPr>
            <w:noProof/>
          </w:rPr>
          <w:t>4</w:t>
        </w:r>
      </w:fldSimple>
      <w:r w:rsidR="004879BD">
        <w:t>.</w:t>
      </w:r>
      <w:fldSimple w:instr=" SEQ Abbildung \* ARABIC \s 1 ">
        <w:r w:rsidR="004879BD">
          <w:rPr>
            <w:noProof/>
          </w:rPr>
          <w:t>19</w:t>
        </w:r>
      </w:fldSimple>
      <w:r>
        <w:t>:</w:t>
      </w:r>
      <w:r w:rsidRPr="00660CE8">
        <w:t xml:space="preserve"> </w:t>
      </w:r>
      <w:r>
        <w:t xml:space="preserve">Testmessung zur Bestimmung der optimalen Integrationszeit </w:t>
      </w:r>
      <m:oMath>
        <m:r>
          <w:rPr>
            <w:rFonts w:ascii="Cambria Math" w:hAnsi="Cambria Math"/>
          </w:rPr>
          <m:t>T</m:t>
        </m:r>
      </m:oMath>
      <w:r>
        <w:t>. Diese Abbildung stellt die unveränderte Ausgabe des Programms in Anhang A3 dar und wurde mit dem Arduino Serial Plotter erstellt.</w:t>
      </w:r>
      <w:bookmarkEnd w:id="191"/>
      <w:bookmarkEnd w:id="192"/>
    </w:p>
    <w:p w14:paraId="377F729A" w14:textId="0E7C83DC" w:rsidR="000D2D29" w:rsidRDefault="000D2D29" w:rsidP="00C304B7">
      <w:pPr>
        <w:pStyle w:val="Flietext"/>
      </w:pPr>
      <w:r>
        <w:t>Es ist zu erkennen, dass die oberen beiden Integrationszeiten (</w:t>
      </w:r>
      <m:oMath>
        <m:r>
          <w:rPr>
            <w:rFonts w:ascii="Cambria Math" w:hAnsi="Cambria Math"/>
          </w:rPr>
          <m:t>T</m:t>
        </m:r>
      </m:oMath>
      <w:r>
        <w:t xml:space="preserve">) zu groß sind. Bei </w:t>
      </w:r>
      <m:oMath>
        <m:r>
          <w:rPr>
            <w:rFonts w:ascii="Cambria Math" w:hAnsi="Cambria Math"/>
          </w:rPr>
          <m:t xml:space="preserve">T </m:t>
        </m:r>
      </m:oMath>
      <w:r>
        <w:t xml:space="preserve">= </w:t>
      </w:r>
      <m:oMath>
        <m:r>
          <w:rPr>
            <w:rFonts w:ascii="Cambria Math" w:hAnsi="Cambria Math"/>
          </w:rPr>
          <m:t>200</m:t>
        </m:r>
      </m:oMath>
      <w:r>
        <w:t xml:space="preserve"> ms (rote Kurve) ist die Kurve bereits vor dem oben genannten Peak gesättigt. Bei </w:t>
      </w:r>
      <m:oMath>
        <m:r>
          <w:rPr>
            <w:rFonts w:ascii="Cambria Math" w:hAnsi="Cambria Math"/>
          </w:rPr>
          <m:t>T=150</m:t>
        </m:r>
      </m:oMath>
      <w:r>
        <w:t xml:space="preserve"> ms (grüne Kurve) kommt die Kurve bei dem Peak an ihre Grenzen und es ist hier bereits weniger Detail zu erkennen als in den unteren Kurven. Die naheliegende Wahl ist deshalb </w:t>
      </w:r>
      <m:oMath>
        <m:r>
          <w:rPr>
            <w:rFonts w:ascii="Cambria Math" w:hAnsi="Cambria Math"/>
          </w:rPr>
          <m:t>T=100</m:t>
        </m:r>
      </m:oMath>
      <w:r>
        <w:t xml:space="preserve"> ms (gelbe Kurve), da wie oben erläutert der verfügbare Wertebereich so weit wie möglich ausgenutzt werden soll. In dem Programm für das Nephelometer, hinterlegt in Anhang </w:t>
      </w:r>
      <w:r w:rsidRPr="00660CE8">
        <w:rPr>
          <w:color w:val="FF0000"/>
        </w:rPr>
        <w:t>A5</w:t>
      </w:r>
      <w:r>
        <w:t>, wird deshalb auch</w:t>
      </w:r>
      <w:r w:rsidR="00660CE8">
        <w:br/>
      </w:r>
      <m:oMath>
        <m:r>
          <w:rPr>
            <w:rFonts w:ascii="Cambria Math" w:hAnsi="Cambria Math"/>
          </w:rPr>
          <m:t>T=100</m:t>
        </m:r>
      </m:oMath>
      <w:r>
        <w:t> ms einprogrammiert.</w:t>
      </w:r>
    </w:p>
    <w:p w14:paraId="2F5C3CA9" w14:textId="77777777" w:rsidR="000D2D29" w:rsidRDefault="000D2D29" w:rsidP="00C304B7">
      <w:pPr>
        <w:pStyle w:val="Flietext"/>
      </w:pPr>
      <w:r>
        <w:t xml:space="preserve">Der bei allen Messungen zu erkennende Konstantwert entsteht dadurch, dass nicht die gesamte Strahlung der LED vom Lichtfang eingefangen wird, sondern ein erheblicher Teil auch ohne in der Luft gelöste Partikel zur PD gelangt. Dieses Phänomen schränkt den verwendbaren Werteberich und damit die effektive Auflösung weiter ein. Bei </w:t>
      </w:r>
      <m:oMath>
        <m:r>
          <w:rPr>
            <w:rFonts w:ascii="Cambria Math" w:hAnsi="Cambria Math"/>
          </w:rPr>
          <m:t>T=100</m:t>
        </m:r>
      </m:oMath>
      <w:r>
        <w:t> ms ist zu erkennen, dass das untere Viertel des Wertebereichs nie erreicht wird.</w:t>
      </w:r>
    </w:p>
    <w:p w14:paraId="008FFA83" w14:textId="59DB4984" w:rsidR="000D2D29" w:rsidRDefault="000D2D29" w:rsidP="00C304B7">
      <w:pPr>
        <w:pStyle w:val="Flietext"/>
      </w:pPr>
      <w:r>
        <w:lastRenderedPageBreak/>
        <w:t xml:space="preserve">In </w:t>
      </w:r>
      <w:r w:rsidRPr="00660CE8">
        <w:rPr>
          <w:color w:val="FF0000"/>
        </w:rPr>
        <w:t>Abbildung 8</w:t>
      </w:r>
      <w:r>
        <w:t xml:space="preserve"> ist gut die Linearität des Integrators zu erkennen: die gelbe Kurve (</w:t>
      </w:r>
      <m:oMath>
        <m:r>
          <w:rPr>
            <w:rFonts w:ascii="Cambria Math" w:hAnsi="Cambria Math"/>
          </w:rPr>
          <m:t>T=100</m:t>
        </m:r>
      </m:oMath>
      <w:r>
        <w:t> ms) lässt sich konstruieren, indem die violette Kurve (</w:t>
      </w:r>
      <m:oMath>
        <m:r>
          <w:rPr>
            <w:rFonts w:ascii="Cambria Math" w:hAnsi="Cambria Math"/>
          </w:rPr>
          <m:t>T=50</m:t>
        </m:r>
      </m:oMath>
      <w:r>
        <w:t xml:space="preserve"> ms) verdoppelt wird. Diese Eigenschaft wird im nächsten Abschnitt bei der Referenzmessung ausgenutzt, wo aber auch gezeigt wird, dass die Linearität aufgrund des Programms nicht perfekt ist. </w:t>
      </w:r>
    </w:p>
    <w:p w14:paraId="2E8A2246" w14:textId="77777777" w:rsidR="000D2D29" w:rsidRPr="0039322C" w:rsidRDefault="000D2D29" w:rsidP="00C304B7">
      <w:pPr>
        <w:pStyle w:val="Flietext"/>
      </w:pPr>
      <w:r>
        <w:t xml:space="preserve">In der Zukunft kann man sich als Verbesserung des Programms eine variable Integrationszeit vorstellen. So könnte bei einer niedrigen Aerosoldichte automatisch eine große Integrationszeit und bei einer hohen Dichte eine kleine Integrationszeit gewählt werden. Dies würde bewirken, dass die Auflösung immer bestmöglich ausgenutzt wird. Diese Verbesserung kann direkt in der Arduino-Software implementiert werden. Es müsste dann jedoch auch die aktuelle Integrationszeit auf die serielle Schnittstelle geschrieben werden, damit diese im Bedienungsprogramm (siehe unten) berücksichtigt werden kann. Zusätzlich müsste ein Modell erstellt werden, dass die </w:t>
      </w:r>
      <m:oMath>
        <m:r>
          <w:rPr>
            <w:rFonts w:ascii="Cambria Math" w:hAnsi="Cambria Math"/>
          </w:rPr>
          <m:t>λ</m:t>
        </m:r>
      </m:oMath>
      <w:r>
        <w:rPr>
          <w:rFonts w:eastAsiaTheme="minorEastAsia"/>
        </w:rPr>
        <w:t>-Faktoren (siehe unten) für Integrationszeiten berechnet, die nicht bei der Referenzmessung auftreten. Die Referenzmessung wird im nächsten Abschnitt behandelt.</w:t>
      </w:r>
    </w:p>
    <w:p w14:paraId="378BB690" w14:textId="35CF8290" w:rsidR="00660CE8" w:rsidRPr="00660CE8" w:rsidRDefault="00660CE8" w:rsidP="004879BD">
      <w:pPr>
        <w:pStyle w:val="Heading3"/>
      </w:pPr>
      <w:bookmarkStart w:id="193" w:name="_Toc37841086"/>
      <w:r>
        <w:t>Referenzmessung zur Umrechnung der Messwerte in dB</w:t>
      </w:r>
      <w:bookmarkEnd w:id="193"/>
    </w:p>
    <w:p w14:paraId="483958B8" w14:textId="77777777" w:rsidR="000D2D29" w:rsidRDefault="000D2D29" w:rsidP="00C304B7">
      <w:pPr>
        <w:pStyle w:val="Flietext"/>
      </w:pPr>
      <w:r>
        <w:t xml:space="preserve">Als Ausgabe des Nephelometers möchte man nicht eine ganze Zahl zwischen 0 und 1023 bekommen. Stattdessen soll die </w:t>
      </w:r>
      <w:r w:rsidRPr="006D221E">
        <w:rPr>
          <w:i/>
        </w:rPr>
        <w:t>Dämpfung</w:t>
      </w:r>
      <w:r>
        <w:t xml:space="preserve"> in dB angegeben werden. Um die Abhängigkeit zwischen dem Messwert und der Dämpfung zu bestimmen, wird eine Referenzmessung durchgeführt.</w:t>
      </w:r>
    </w:p>
    <w:p w14:paraId="5B0D761A" w14:textId="77777777" w:rsidR="000D2D29" w:rsidRDefault="000D2D29" w:rsidP="00C304B7">
      <w:pPr>
        <w:pStyle w:val="Flietext"/>
      </w:pPr>
      <w:r>
        <w:t>Bei der Referenzmessung wurde das Nephelometer in einen Rauchkanal gelassen. Hier wurde die Rauchdichte kontrolliert erhöht und die Dämpfung wurde von einem Referenzmessgerät (MIREX) aufgezeichnet. Das Nephelometer hat hierbei dasselbe Programm wie in der obigen Messung ausgeführt. Die Ergebnisse sind in Abbildung 9 dargestellt.</w:t>
      </w:r>
    </w:p>
    <w:p w14:paraId="01BCEED1" w14:textId="77777777" w:rsidR="00660CE8" w:rsidRDefault="000D2D29" w:rsidP="00BF65E4">
      <w:pPr>
        <w:pStyle w:val="Grafik"/>
      </w:pPr>
      <w:r>
        <w:lastRenderedPageBreak/>
        <w:drawing>
          <wp:inline distT="0" distB="0" distL="0" distR="0" wp14:anchorId="52FEC4DE" wp14:editId="1E323C9D">
            <wp:extent cx="5040000" cy="3776400"/>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su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2E78B124" w14:textId="7F2AD52D" w:rsidR="000D2D29" w:rsidRDefault="00660CE8" w:rsidP="00660CE8">
      <w:pPr>
        <w:pStyle w:val="Grafikunterschrift"/>
      </w:pPr>
      <w:bookmarkStart w:id="194" w:name="_Toc37765021"/>
      <w:bookmarkStart w:id="195" w:name="_Toc37834697"/>
      <w:r>
        <w:t xml:space="preserve">Abbildung </w:t>
      </w:r>
      <w:fldSimple w:instr=" STYLEREF 1 \s ">
        <w:r w:rsidR="004879BD">
          <w:rPr>
            <w:noProof/>
          </w:rPr>
          <w:t>4</w:t>
        </w:r>
      </w:fldSimple>
      <w:r w:rsidR="004879BD">
        <w:t>.</w:t>
      </w:r>
      <w:fldSimple w:instr=" SEQ Abbildung \* ARABIC \s 1 ">
        <w:r w:rsidR="004879BD">
          <w:rPr>
            <w:noProof/>
          </w:rPr>
          <w:t>20</w:t>
        </w:r>
      </w:fldSimple>
      <w:r>
        <w:t>:</w:t>
      </w:r>
      <w:r w:rsidRPr="00660CE8">
        <w:t xml:space="preserve"> </w:t>
      </w:r>
      <w:r>
        <w:t>Ergebnis der Referenzmessung. Links: Messwerte des Referenzmessgeräts (MIREX) in dB. Rechts: Messwerte des Nephelometers mit verschiedenen Integrationszeiten. Geplottet ist genau wie in Abbildung 8 die unveränderte Ausgabe des Programms, das in Anhang A3 zu finden ist.</w:t>
      </w:r>
      <w:bookmarkEnd w:id="194"/>
      <w:bookmarkEnd w:id="195"/>
    </w:p>
    <w:p w14:paraId="4C018D37" w14:textId="77777777" w:rsidR="000D2D29" w:rsidRDefault="000D2D29" w:rsidP="00C304B7">
      <w:pPr>
        <w:pStyle w:val="Flietext"/>
      </w:pPr>
      <w:r>
        <w:t>Zur Auswertung der Messergebnisse müssen als erstes die Verhältnisse zwischen den verschiedenen Integrationszeiten untereinander untersucht werden. Beim verwendeten Integrator wird, wie bereits ausführlich beschrieben,</w:t>
      </w:r>
      <w:r w:rsidRPr="006D221E">
        <w:t xml:space="preserve"> </w:t>
      </w:r>
      <w:r>
        <w:t xml:space="preserve">die Integrationszeit </w:t>
      </w:r>
      <m:oMath>
        <m:r>
          <w:rPr>
            <w:rFonts w:ascii="Cambria Math" w:hAnsi="Cambria Math"/>
          </w:rPr>
          <m:t>T</m:t>
        </m:r>
      </m:oMath>
      <w:r>
        <w:t xml:space="preserve"> vom Arduino-Programm festgelegt.  Bei einem Eingangssignal </w:t>
      </w:r>
      <m:oMath>
        <m:r>
          <w:rPr>
            <w:rFonts w:ascii="Cambria Math" w:hAnsi="Cambria Math"/>
          </w:rPr>
          <m:t>x(t)</m:t>
        </m:r>
      </m:oMath>
      <w:r>
        <w:t xml:space="preserve"> wird deshalb das folgende folgendes Ausgangssignal zurückgegeben:</w:t>
      </w:r>
    </w:p>
    <w:tbl>
      <w:tblPr>
        <w:tblStyle w:val="FormelTabelle"/>
        <w:tblW w:w="0" w:type="auto"/>
        <w:tblLook w:val="04A0" w:firstRow="1" w:lastRow="0" w:firstColumn="1" w:lastColumn="0" w:noHBand="0" w:noVBand="1"/>
      </w:tblPr>
      <w:tblGrid>
        <w:gridCol w:w="1409"/>
        <w:gridCol w:w="5670"/>
        <w:gridCol w:w="1409"/>
      </w:tblGrid>
      <w:tr w:rsidR="00F66480" w14:paraId="0119DA67" w14:textId="77777777" w:rsidTr="00194EE1">
        <w:tc>
          <w:tcPr>
            <w:tcW w:w="1409" w:type="dxa"/>
          </w:tcPr>
          <w:p w14:paraId="5A766504" w14:textId="77777777" w:rsidR="00F66480" w:rsidRDefault="00F66480" w:rsidP="00732CEB">
            <w:pPr>
              <w:pStyle w:val="Flietext"/>
            </w:pPr>
          </w:p>
        </w:tc>
        <w:tc>
          <w:tcPr>
            <w:tcW w:w="5670" w:type="dxa"/>
          </w:tcPr>
          <w:p w14:paraId="0B0E3A79" w14:textId="77777777" w:rsidR="00F66480" w:rsidRDefault="00182654" w:rsidP="002658A7">
            <w:pPr>
              <w:pStyle w:val="Formel"/>
            </w:pPr>
            <m:oMathPara>
              <m:oMath>
                <m:sSub>
                  <m:sSubPr>
                    <m:ctrlPr/>
                  </m:sSubPr>
                  <m:e>
                    <m:r>
                      <m:t>I</m:t>
                    </m:r>
                  </m:e>
                  <m:sub>
                    <m:r>
                      <m:t>T</m:t>
                    </m:r>
                  </m:sub>
                </m:sSub>
                <m:d>
                  <m:dPr>
                    <m:begChr m:val="["/>
                    <m:endChr m:val="]"/>
                    <m:ctrlPr/>
                  </m:dPr>
                  <m:e>
                    <m:r>
                      <m:t>x</m:t>
                    </m:r>
                  </m:e>
                </m:d>
                <m:d>
                  <m:dPr>
                    <m:ctrlPr/>
                  </m:dPr>
                  <m:e>
                    <m:r>
                      <m:t>t</m:t>
                    </m:r>
                  </m:e>
                </m:d>
                <m:r>
                  <m:t>=c</m:t>
                </m:r>
                <m:nary>
                  <m:naryPr>
                    <m:limLoc m:val="undOvr"/>
                    <m:ctrlPr/>
                  </m:naryPr>
                  <m:sub>
                    <m:r>
                      <m:t>t-T</m:t>
                    </m:r>
                  </m:sub>
                  <m:sup>
                    <m:r>
                      <m:t>t</m:t>
                    </m:r>
                  </m:sup>
                  <m:e>
                    <m:r>
                      <m:t>x</m:t>
                    </m:r>
                    <m:d>
                      <m:dPr>
                        <m:ctrlPr/>
                      </m:dPr>
                      <m:e>
                        <m:r>
                          <m:t>τ</m:t>
                        </m:r>
                      </m:e>
                    </m:d>
                    <m:r>
                      <m:t xml:space="preserve"> dτ</m:t>
                    </m:r>
                  </m:e>
                </m:nary>
                <m:r>
                  <m:t>,</m:t>
                </m:r>
              </m:oMath>
            </m:oMathPara>
          </w:p>
        </w:tc>
        <w:tc>
          <w:tcPr>
            <w:tcW w:w="1409" w:type="dxa"/>
          </w:tcPr>
          <w:p w14:paraId="3BE5FCA3" w14:textId="3C009792" w:rsidR="00F66480" w:rsidRDefault="00944A79" w:rsidP="00732CEB">
            <w:pPr>
              <w:pStyle w:val="FormelNummer"/>
            </w:pPr>
            <w:ins w:id="196" w:author="Jonatan Stock" w:date="2020-04-15T08:43:00Z">
              <w:r>
                <w:fldChar w:fldCharType="begin"/>
              </w:r>
              <w:r>
                <w:instrText xml:space="preserve"> REF _Ref37832608 \h </w:instrText>
              </w:r>
            </w:ins>
            <w:r>
              <w:fldChar w:fldCharType="separate"/>
            </w:r>
            <w:ins w:id="197" w:author="Jonatan Stock" w:date="2020-04-15T08:43:00Z">
              <w:r>
                <w:t>(</w:t>
              </w:r>
              <w:r>
                <w:rPr>
                  <w:noProof/>
                </w:rPr>
                <w:t>4</w:t>
              </w:r>
              <w:r>
                <w:t>)</w:t>
              </w:r>
              <w:r>
                <w:fldChar w:fldCharType="end"/>
              </w:r>
            </w:ins>
            <w:del w:id="198" w:author="Jonatan Stock" w:date="2020-04-15T08:42:00Z">
              <w:r w:rsidR="00F66480" w:rsidDel="00397C03">
                <w:delText>(</w:delText>
              </w:r>
              <w:r w:rsidR="00F66480" w:rsidDel="00397C03">
                <w:fldChar w:fldCharType="begin"/>
              </w:r>
              <w:r w:rsidR="00F66480" w:rsidDel="00397C03">
                <w:delInstrText xml:space="preserve"> SEQ Formel \* ARABIC </w:delInstrText>
              </w:r>
              <w:r w:rsidR="00F66480" w:rsidDel="00397C03">
                <w:fldChar w:fldCharType="separate"/>
              </w:r>
              <w:r w:rsidR="002658A7" w:rsidDel="00397C03">
                <w:rPr>
                  <w:noProof/>
                </w:rPr>
                <w:delText>11</w:delText>
              </w:r>
              <w:r w:rsidR="00F66480" w:rsidDel="00397C03">
                <w:rPr>
                  <w:noProof/>
                </w:rPr>
                <w:fldChar w:fldCharType="end"/>
              </w:r>
              <w:r w:rsidR="00F66480" w:rsidDel="00397C03">
                <w:delText>)</w:delText>
              </w:r>
            </w:del>
          </w:p>
        </w:tc>
      </w:tr>
    </w:tbl>
    <w:p w14:paraId="1A340715" w14:textId="77777777" w:rsidR="000D2D29" w:rsidRDefault="000D2D29" w:rsidP="00C304B7">
      <w:pPr>
        <w:pStyle w:val="Flietext"/>
      </w:pPr>
      <w:r>
        <w:t xml:space="preserve">wobei </w:t>
      </w:r>
      <m:oMath>
        <m:r>
          <w:rPr>
            <w:rFonts w:ascii="Cambria Math" w:hAnsi="Cambria Math"/>
          </w:rPr>
          <m:t>c</m:t>
        </m:r>
      </m:oMath>
      <w:r>
        <w:t xml:space="preserve"> eine Konstante ist. Es kann erkannt werden, dass das Integral mit dem </w:t>
      </w:r>
      <m:oMath>
        <m:r>
          <w:rPr>
            <w:rFonts w:ascii="Cambria Math" w:hAnsi="Cambria Math"/>
          </w:rPr>
          <m:t>T</m:t>
        </m:r>
      </m:oMath>
      <w:r>
        <w:t xml:space="preserve">-fachen des im Kapiel </w:t>
      </w:r>
      <w:r w:rsidRPr="00F428B1">
        <w:rPr>
          <w:i/>
          <w:color w:val="FF0000"/>
        </w:rPr>
        <w:t>Theoretischer Hintergrund</w:t>
      </w:r>
      <w:r w:rsidRPr="00F428B1">
        <w:rPr>
          <w:color w:val="FF0000"/>
        </w:rPr>
        <w:t xml:space="preserve"> </w:t>
      </w:r>
      <w:r>
        <w:t>beschriebenen Mittelwerts äquivalent ist:</w:t>
      </w:r>
    </w:p>
    <w:tbl>
      <w:tblPr>
        <w:tblStyle w:val="FormelTabelle"/>
        <w:tblW w:w="0" w:type="auto"/>
        <w:tblLayout w:type="fixed"/>
        <w:tblLook w:val="04A0" w:firstRow="1" w:lastRow="0" w:firstColumn="1" w:lastColumn="0" w:noHBand="0" w:noVBand="1"/>
      </w:tblPr>
      <w:tblGrid>
        <w:gridCol w:w="1409"/>
        <w:gridCol w:w="5670"/>
        <w:gridCol w:w="1409"/>
      </w:tblGrid>
      <w:tr w:rsidR="002658A7" w14:paraId="3D2CB5D3" w14:textId="77777777" w:rsidTr="002658A7">
        <w:tc>
          <w:tcPr>
            <w:tcW w:w="1409" w:type="dxa"/>
          </w:tcPr>
          <w:p w14:paraId="4D2207FA" w14:textId="77777777" w:rsidR="002658A7" w:rsidRDefault="002658A7" w:rsidP="00732CEB">
            <w:pPr>
              <w:pStyle w:val="Flietext"/>
            </w:pPr>
          </w:p>
        </w:tc>
        <w:tc>
          <w:tcPr>
            <w:tcW w:w="5670" w:type="dxa"/>
          </w:tcPr>
          <w:p w14:paraId="2D98CF26" w14:textId="537A9217" w:rsidR="002658A7" w:rsidRDefault="00182654" w:rsidP="002658A7">
            <w:pPr>
              <w:pStyle w:val="Formel"/>
            </w:pPr>
            <m:oMathPara>
              <m:oMath>
                <m:sSub>
                  <m:sSubPr>
                    <m:ctrlPr/>
                  </m:sSubPr>
                  <m:e>
                    <m:r>
                      <m:t>I</m:t>
                    </m:r>
                  </m:e>
                  <m:sub>
                    <m:r>
                      <m:t>T</m:t>
                    </m:r>
                  </m:sub>
                </m:sSub>
                <m:d>
                  <m:dPr>
                    <m:begChr m:val="["/>
                    <m:endChr m:val="]"/>
                    <m:ctrlPr/>
                  </m:dPr>
                  <m:e>
                    <m:r>
                      <m:t>x</m:t>
                    </m:r>
                  </m:e>
                </m:d>
                <m:d>
                  <m:dPr>
                    <m:ctrlPr/>
                  </m:dPr>
                  <m:e>
                    <m:r>
                      <m:t>t</m:t>
                    </m:r>
                  </m:e>
                </m:d>
                <m:r>
                  <m:t>=cT</m:t>
                </m:r>
                <m:acc>
                  <m:accPr>
                    <m:chr m:val="̅"/>
                    <m:ctrlPr/>
                  </m:accPr>
                  <m:e>
                    <m:r>
                      <m:t>x</m:t>
                    </m:r>
                  </m:e>
                </m:acc>
                <m:d>
                  <m:dPr>
                    <m:ctrlPr/>
                  </m:dPr>
                  <m:e>
                    <m:r>
                      <m:t>t</m:t>
                    </m:r>
                  </m:e>
                </m:d>
                <m:r>
                  <m:t>.</m:t>
                </m:r>
              </m:oMath>
            </m:oMathPara>
          </w:p>
        </w:tc>
        <w:tc>
          <w:tcPr>
            <w:tcW w:w="1409" w:type="dxa"/>
          </w:tcPr>
          <w:p w14:paraId="5A4FA9AA" w14:textId="206D9ACB" w:rsidR="002658A7" w:rsidRDefault="002658A7" w:rsidP="002658A7">
            <w:pPr>
              <w:pStyle w:val="FormelNummer"/>
            </w:pPr>
            <w:r>
              <w:t>(</w:t>
            </w:r>
            <w:fldSimple w:instr=" SEQ Formel \* ARABIC ">
              <w:r>
                <w:rPr>
                  <w:noProof/>
                </w:rPr>
                <w:t>12</w:t>
              </w:r>
            </w:fldSimple>
            <w:r>
              <w:t>)</w:t>
            </w:r>
          </w:p>
        </w:tc>
      </w:tr>
    </w:tbl>
    <w:p w14:paraId="00CD9D4F" w14:textId="77777777" w:rsidR="00EB7EBD" w:rsidRDefault="00EB7EBD" w:rsidP="00EB7EBD">
      <w:pPr>
        <w:pStyle w:val="Flietext"/>
      </w:pPr>
      <w:r>
        <w:lastRenderedPageBreak/>
        <w:t>Daraus folgt, dass das Verhältnis zweier unserer Messungen bei verschiedenen Integrationszeiten durch die folgende Relation ausgedrückt werden kann:</w:t>
      </w:r>
    </w:p>
    <w:tbl>
      <w:tblPr>
        <w:tblStyle w:val="FormelTabelle"/>
        <w:tblW w:w="0" w:type="auto"/>
        <w:tblLayout w:type="fixed"/>
        <w:tblLook w:val="04A0" w:firstRow="1" w:lastRow="0" w:firstColumn="1" w:lastColumn="0" w:noHBand="0" w:noVBand="1"/>
      </w:tblPr>
      <w:tblGrid>
        <w:gridCol w:w="1409"/>
        <w:gridCol w:w="5670"/>
        <w:gridCol w:w="1409"/>
      </w:tblGrid>
      <w:tr w:rsidR="00EB7EBD" w14:paraId="2EC0F19D" w14:textId="77777777" w:rsidTr="003F7232">
        <w:tc>
          <w:tcPr>
            <w:tcW w:w="1409" w:type="dxa"/>
          </w:tcPr>
          <w:p w14:paraId="60F50553" w14:textId="77777777" w:rsidR="00EB7EBD" w:rsidRDefault="00EB7EBD" w:rsidP="00C028C5">
            <w:pPr>
              <w:pStyle w:val="Flietext"/>
            </w:pPr>
          </w:p>
        </w:tc>
        <w:tc>
          <w:tcPr>
            <w:tcW w:w="5670" w:type="dxa"/>
          </w:tcPr>
          <w:p w14:paraId="32DA3165" w14:textId="45149BDC" w:rsidR="00EB7EBD" w:rsidRDefault="00182654" w:rsidP="00C028C5">
            <w:pPr>
              <w:pStyle w:val="Formel"/>
            </w:pPr>
            <m:oMathPara>
              <m:oMath>
                <m:sSub>
                  <m:sSubPr>
                    <m:ctrlPr/>
                  </m:sSubPr>
                  <m:e>
                    <m:r>
                      <w:rPr>
                        <w:rFonts w:eastAsiaTheme="minorEastAsia"/>
                      </w:rPr>
                      <m:t>I</m:t>
                    </m:r>
                  </m:e>
                  <m:sub>
                    <m:sSub>
                      <m:sSubPr>
                        <m:ctrlPr/>
                      </m:sSubPr>
                      <m:e>
                        <m:r>
                          <w:rPr>
                            <w:rFonts w:eastAsiaTheme="minorEastAsia"/>
                          </w:rPr>
                          <m:t>T</m:t>
                        </m:r>
                      </m:e>
                      <m:sub>
                        <m:r>
                          <m:t>1</m:t>
                        </m:r>
                      </m:sub>
                    </m:sSub>
                  </m:sub>
                </m:sSub>
                <m:d>
                  <m:dPr>
                    <m:begChr m:val="["/>
                    <m:endChr m:val="]"/>
                    <m:ctrlPr/>
                  </m:dPr>
                  <m:e>
                    <m:r>
                      <w:rPr>
                        <w:rFonts w:eastAsiaTheme="minorEastAsia"/>
                      </w:rPr>
                      <m:t>x</m:t>
                    </m:r>
                  </m:e>
                </m:d>
                <m:d>
                  <m:dPr>
                    <m:ctrlPr/>
                  </m:dPr>
                  <m:e>
                    <m:r>
                      <w:rPr>
                        <w:rFonts w:eastAsiaTheme="minorEastAsia"/>
                      </w:rPr>
                      <m:t>t</m:t>
                    </m:r>
                  </m:e>
                </m:d>
                <m:r>
                  <m:t>=</m:t>
                </m:r>
                <m:f>
                  <m:fPr>
                    <m:ctrlPr/>
                  </m:fPr>
                  <m:num>
                    <m:sSub>
                      <m:sSubPr>
                        <m:ctrlPr/>
                      </m:sSubPr>
                      <m:e>
                        <m:r>
                          <w:rPr>
                            <w:rFonts w:eastAsiaTheme="minorEastAsia"/>
                          </w:rPr>
                          <m:t>T</m:t>
                        </m:r>
                      </m:e>
                      <m:sub>
                        <m:r>
                          <m:t>1</m:t>
                        </m:r>
                      </m:sub>
                    </m:sSub>
                  </m:num>
                  <m:den>
                    <m:sSub>
                      <m:sSubPr>
                        <m:ctrlPr/>
                      </m:sSubPr>
                      <m:e>
                        <m:r>
                          <w:rPr>
                            <w:rFonts w:eastAsiaTheme="minorEastAsia"/>
                          </w:rPr>
                          <m:t>T</m:t>
                        </m:r>
                      </m:e>
                      <m:sub>
                        <m:r>
                          <m:t>2</m:t>
                        </m:r>
                      </m:sub>
                    </m:sSub>
                  </m:den>
                </m:f>
                <m:sSub>
                  <m:sSubPr>
                    <m:ctrlPr/>
                  </m:sSubPr>
                  <m:e>
                    <m:r>
                      <w:rPr>
                        <w:rFonts w:eastAsiaTheme="minorEastAsia"/>
                      </w:rPr>
                      <m:t>I</m:t>
                    </m:r>
                  </m:e>
                  <m:sub>
                    <m:sSub>
                      <m:sSubPr>
                        <m:ctrlPr/>
                      </m:sSubPr>
                      <m:e>
                        <m:r>
                          <w:rPr>
                            <w:rFonts w:eastAsiaTheme="minorEastAsia"/>
                          </w:rPr>
                          <m:t>T</m:t>
                        </m:r>
                      </m:e>
                      <m:sub>
                        <m:r>
                          <m:t>2</m:t>
                        </m:r>
                      </m:sub>
                    </m:sSub>
                  </m:sub>
                </m:sSub>
                <m:d>
                  <m:dPr>
                    <m:begChr m:val="["/>
                    <m:endChr m:val="]"/>
                    <m:ctrlPr/>
                  </m:dPr>
                  <m:e>
                    <m:r>
                      <w:rPr>
                        <w:rFonts w:eastAsiaTheme="minorEastAsia"/>
                      </w:rPr>
                      <m:t>x</m:t>
                    </m:r>
                  </m:e>
                </m:d>
                <m:d>
                  <m:dPr>
                    <m:ctrlPr/>
                  </m:dPr>
                  <m:e>
                    <m:r>
                      <w:rPr>
                        <w:rFonts w:eastAsiaTheme="minorEastAsia"/>
                      </w:rPr>
                      <m:t>t</m:t>
                    </m:r>
                  </m:e>
                </m:d>
                <m:r>
                  <m:t>.</m:t>
                </m:r>
              </m:oMath>
            </m:oMathPara>
          </w:p>
        </w:tc>
        <w:tc>
          <w:tcPr>
            <w:tcW w:w="1409" w:type="dxa"/>
          </w:tcPr>
          <w:p w14:paraId="77A5CD46" w14:textId="73824EBC" w:rsidR="00EB7EBD" w:rsidRDefault="00EB7EBD" w:rsidP="00C028C5">
            <w:pPr>
              <w:pStyle w:val="FormelNummer"/>
            </w:pPr>
            <w:r>
              <w:t>(</w:t>
            </w:r>
            <w:fldSimple w:instr=" SEQ Formel \* ARABIC ">
              <w:r>
                <w:rPr>
                  <w:noProof/>
                </w:rPr>
                <w:t>12</w:t>
              </w:r>
            </w:fldSimple>
            <w:r>
              <w:t>)</w:t>
            </w:r>
          </w:p>
        </w:tc>
      </w:tr>
    </w:tbl>
    <w:p w14:paraId="2A2627C3" w14:textId="77777777" w:rsidR="00EB7EBD" w:rsidRDefault="00EB7EBD" w:rsidP="00EB7EBD">
      <w:pPr>
        <w:pStyle w:val="Flietext"/>
      </w:pPr>
      <w:r>
        <w:t xml:space="preserve">Dieses Verhältnis wurde bereits im letzten Abschnitt durch die Linearität des Integrators begründet. Leider stimmt es in unserem Fall nicht ganz, da die tatsächlichen Integrationszeiten nicht exakt mit den angegebenen übereinstimmen. Dies liegt an dem Arduino-Programm, welches die Messungen steuert. Die Integrationszeit wird im Programm dadurch umgesetzt, dass der Prozessor nach Beginn der Integration die vorgegebene Zeit </w:t>
      </w:r>
      <m:oMath>
        <m:r>
          <w:rPr>
            <w:rFonts w:ascii="Cambria Math" w:hAnsi="Cambria Math"/>
          </w:rPr>
          <m:t>T</m:t>
        </m:r>
      </m:oMath>
      <w:r>
        <w:t xml:space="preserve"> wartet und anschließend die Integration stoppt. Durch die Umsetzung solcher Befehle auf dem Arduino kommt es zu Nichtlinearitäten zwischen der angegebenen Zeit </w:t>
      </w:r>
      <m:oMath>
        <m:r>
          <w:rPr>
            <w:rFonts w:ascii="Cambria Math" w:hAnsi="Cambria Math"/>
          </w:rPr>
          <m:t>T</m:t>
        </m:r>
      </m:oMath>
      <w:r>
        <w:t xml:space="preserve"> und der tatsächlichen Integrationszeit. Bei jeder Messung wird zum Beispiel zusätzlich zur vorgegebenen Zeit </w:t>
      </w:r>
      <m:oMath>
        <m:r>
          <w:rPr>
            <w:rFonts w:ascii="Cambria Math" w:hAnsi="Cambria Math"/>
          </w:rPr>
          <m:t>T</m:t>
        </m:r>
      </m:oMath>
      <w:r>
        <w:t xml:space="preserve"> eine weitere, konstante Zeit integriert, die von den ausgeführten Befehlen abhängt. Je größer </w:t>
      </w:r>
      <m:oMath>
        <m:r>
          <w:rPr>
            <w:rFonts w:ascii="Cambria Math" w:hAnsi="Cambria Math"/>
          </w:rPr>
          <m:t>T</m:t>
        </m:r>
      </m:oMath>
      <w:r>
        <w:t xml:space="preserve"> ist, desto weniger fällt diese konstante Zeit ins Gewicht, bei kleinem </w:t>
      </w:r>
      <m:oMath>
        <m:r>
          <w:rPr>
            <w:rFonts w:ascii="Cambria Math" w:hAnsi="Cambria Math"/>
          </w:rPr>
          <m:t>T</m:t>
        </m:r>
      </m:oMath>
      <w:r>
        <w:t xml:space="preserve"> ist sie jedoch ausschlaggebend. Wir modellieren diese Nichtlinearitäten in den Verhältnissen zwischen Messungen verschiedener Integrationszeiten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und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mit dem folgenden allgemeinen Modell:</w:t>
      </w:r>
    </w:p>
    <w:tbl>
      <w:tblPr>
        <w:tblStyle w:val="FormelTabelle"/>
        <w:tblW w:w="0" w:type="auto"/>
        <w:tblLayout w:type="fixed"/>
        <w:tblLook w:val="04A0" w:firstRow="1" w:lastRow="0" w:firstColumn="1" w:lastColumn="0" w:noHBand="0" w:noVBand="1"/>
      </w:tblPr>
      <w:tblGrid>
        <w:gridCol w:w="1409"/>
        <w:gridCol w:w="5670"/>
        <w:gridCol w:w="1409"/>
      </w:tblGrid>
      <w:tr w:rsidR="00EB7EBD" w14:paraId="77CBF4C0" w14:textId="77777777" w:rsidTr="003F7232">
        <w:tc>
          <w:tcPr>
            <w:tcW w:w="1409" w:type="dxa"/>
          </w:tcPr>
          <w:p w14:paraId="39953727" w14:textId="77777777" w:rsidR="00EB7EBD" w:rsidRDefault="00EB7EBD" w:rsidP="00C028C5">
            <w:pPr>
              <w:pStyle w:val="Flietext"/>
            </w:pPr>
          </w:p>
        </w:tc>
        <w:tc>
          <w:tcPr>
            <w:tcW w:w="5670" w:type="dxa"/>
          </w:tcPr>
          <w:p w14:paraId="2C71A285" w14:textId="0D35495D" w:rsidR="00EB7EBD" w:rsidRDefault="00182654" w:rsidP="00C028C5">
            <w:pPr>
              <w:pStyle w:val="Formel"/>
            </w:pPr>
            <m:oMathPara>
              <m:oMath>
                <m:sSub>
                  <m:sSubPr>
                    <m:ctrlPr/>
                  </m:sSubPr>
                  <m:e>
                    <m:r>
                      <w:rPr>
                        <w:rFonts w:eastAsiaTheme="minorEastAsia"/>
                      </w:rPr>
                      <m:t>I</m:t>
                    </m:r>
                  </m:e>
                  <m:sub>
                    <m:sSub>
                      <m:sSubPr>
                        <m:ctrlPr/>
                      </m:sSubPr>
                      <m:e>
                        <m:r>
                          <w:rPr>
                            <w:rFonts w:eastAsiaTheme="minorEastAsia"/>
                          </w:rPr>
                          <m:t>T</m:t>
                        </m:r>
                      </m:e>
                      <m:sub>
                        <m:r>
                          <m:t>1</m:t>
                        </m:r>
                      </m:sub>
                    </m:sSub>
                  </m:sub>
                </m:sSub>
                <m:d>
                  <m:dPr>
                    <m:begChr m:val="["/>
                    <m:endChr m:val="]"/>
                    <m:ctrlPr/>
                  </m:dPr>
                  <m:e>
                    <m:r>
                      <w:rPr>
                        <w:rFonts w:eastAsiaTheme="minorEastAsia"/>
                      </w:rPr>
                      <m:t>x</m:t>
                    </m:r>
                  </m:e>
                </m:d>
                <m:d>
                  <m:dPr>
                    <m:ctrlPr/>
                  </m:dPr>
                  <m:e>
                    <m:r>
                      <w:rPr>
                        <w:rFonts w:eastAsiaTheme="minorEastAsia"/>
                      </w:rPr>
                      <m:t>t</m:t>
                    </m:r>
                  </m:e>
                </m:d>
                <m:r>
                  <m:t>=</m:t>
                </m:r>
                <m:sSub>
                  <m:sSubPr>
                    <m:ctrlPr/>
                  </m:sSubPr>
                  <m:e>
                    <m:r>
                      <w:rPr>
                        <w:rFonts w:eastAsiaTheme="minorEastAsia"/>
                      </w:rPr>
                      <m:t>λ</m:t>
                    </m:r>
                  </m:e>
                  <m:sub>
                    <m:sSub>
                      <m:sSubPr>
                        <m:ctrlPr/>
                      </m:sSubPr>
                      <m:e>
                        <m:r>
                          <w:rPr>
                            <w:rFonts w:eastAsiaTheme="minorEastAsia"/>
                          </w:rPr>
                          <m:t>T</m:t>
                        </m:r>
                      </m:e>
                      <m:sub>
                        <m:r>
                          <m:t>2</m:t>
                        </m:r>
                      </m:sub>
                    </m:sSub>
                    <m:r>
                      <m:t>→</m:t>
                    </m:r>
                    <m:sSub>
                      <m:sSubPr>
                        <m:ctrlPr/>
                      </m:sSubPr>
                      <m:e>
                        <m:r>
                          <w:rPr>
                            <w:rFonts w:eastAsiaTheme="minorEastAsia"/>
                          </w:rPr>
                          <m:t>T</m:t>
                        </m:r>
                      </m:e>
                      <m:sub>
                        <m:r>
                          <m:t>1</m:t>
                        </m:r>
                      </m:sub>
                    </m:sSub>
                  </m:sub>
                </m:sSub>
                <m:r>
                  <m:t>∙</m:t>
                </m:r>
                <m:sSub>
                  <m:sSubPr>
                    <m:ctrlPr/>
                  </m:sSubPr>
                  <m:e>
                    <m:r>
                      <w:rPr>
                        <w:rFonts w:eastAsiaTheme="minorEastAsia"/>
                      </w:rPr>
                      <m:t>I</m:t>
                    </m:r>
                  </m:e>
                  <m:sub>
                    <m:sSub>
                      <m:sSubPr>
                        <m:ctrlPr/>
                      </m:sSubPr>
                      <m:e>
                        <m:r>
                          <w:rPr>
                            <w:rFonts w:eastAsiaTheme="minorEastAsia"/>
                          </w:rPr>
                          <m:t>T</m:t>
                        </m:r>
                      </m:e>
                      <m:sub>
                        <m:r>
                          <m:t>2</m:t>
                        </m:r>
                      </m:sub>
                    </m:sSub>
                  </m:sub>
                </m:sSub>
                <m:d>
                  <m:dPr>
                    <m:begChr m:val="["/>
                    <m:endChr m:val="]"/>
                    <m:ctrlPr/>
                  </m:dPr>
                  <m:e>
                    <m:r>
                      <w:rPr>
                        <w:rFonts w:eastAsiaTheme="minorEastAsia"/>
                      </w:rPr>
                      <m:t>x</m:t>
                    </m:r>
                  </m:e>
                </m:d>
                <m:d>
                  <m:dPr>
                    <m:ctrlPr/>
                  </m:dPr>
                  <m:e>
                    <m:r>
                      <w:rPr>
                        <w:rFonts w:eastAsiaTheme="minorEastAsia"/>
                      </w:rPr>
                      <m:t>t</m:t>
                    </m:r>
                  </m:e>
                </m:d>
                <m:r>
                  <m:t>.</m:t>
                </m:r>
              </m:oMath>
            </m:oMathPara>
          </w:p>
        </w:tc>
        <w:tc>
          <w:tcPr>
            <w:tcW w:w="1409" w:type="dxa"/>
          </w:tcPr>
          <w:p w14:paraId="1E748982" w14:textId="25AEC39F" w:rsidR="00EB7EBD" w:rsidRDefault="00EB7EBD" w:rsidP="00C028C5">
            <w:pPr>
              <w:pStyle w:val="FormelNummer"/>
            </w:pPr>
            <w:r>
              <w:t>(</w:t>
            </w:r>
            <w:fldSimple w:instr=" SEQ Formel \* ARABIC ">
              <w:r>
                <w:rPr>
                  <w:noProof/>
                </w:rPr>
                <w:t>13</w:t>
              </w:r>
            </w:fldSimple>
            <w:r>
              <w:t>)</w:t>
            </w:r>
          </w:p>
        </w:tc>
      </w:tr>
    </w:tbl>
    <w:p w14:paraId="11A1E77E" w14:textId="77777777" w:rsidR="00EB7EBD" w:rsidRDefault="00EB7EBD" w:rsidP="00EB7EBD">
      <w:pPr>
        <w:pStyle w:val="Flietext"/>
      </w:pPr>
      <w:r>
        <w:t xml:space="preserve">Im Idealfall gilt also </w:t>
      </w:r>
      <m:oMath>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Die richtigen Werte für </w:t>
      </w:r>
      <m:oMath>
        <m:r>
          <w:rPr>
            <w:rFonts w:ascii="Cambria Math" w:hAnsi="Cambria Math"/>
          </w:rPr>
          <m:t>λ</m:t>
        </m:r>
      </m:oMath>
      <w:r>
        <w:t xml:space="preserve"> wurden durch eine einfache numerische Optimierung des quadratischen Fehlers </w:t>
      </w:r>
      <m:oMath>
        <m:sSup>
          <m:sSupPr>
            <m:ctrlPr>
              <w:rPr>
                <w:rFonts w:ascii="Cambria Math" w:hAnsi="Cambria Math"/>
                <w:i/>
              </w:rPr>
            </m:ctrlPr>
          </m:sSupPr>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d>
              <m:dPr>
                <m:begChr m:val="["/>
                <m:endChr m:val="]"/>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2</m:t>
            </m:r>
          </m:sup>
        </m:sSup>
      </m:oMath>
      <w:r>
        <w:t xml:space="preserve"> gefunden. Die Ergebnisse sind in </w:t>
      </w:r>
      <w:r w:rsidRPr="00574EC6">
        <w:rPr>
          <w:color w:val="FF0000"/>
        </w:rPr>
        <w:t>Abbildung 11</w:t>
      </w:r>
      <w:r>
        <w:t xml:space="preserve"> dargestellt. Es gilt </w:t>
      </w:r>
      <m:oMath>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den>
        </m:f>
      </m:oMath>
      <w:r>
        <w:t xml:space="preserve">, deshalb mussten </w:t>
      </w:r>
      <m:oMath>
        <m:r>
          <w:rPr>
            <w:rFonts w:ascii="Cambria Math" w:hAnsi="Cambria Math"/>
          </w:rPr>
          <m:t>λ</m:t>
        </m:r>
      </m:oMath>
      <w:r>
        <w:t xml:space="preserve">-Faktoren mit </w:t>
      </w:r>
      <m:oMath>
        <m:r>
          <w:rPr>
            <w:rFonts w:ascii="Cambria Math" w:hAnsi="Cambria Math"/>
          </w:rPr>
          <m:t>λ&gt;1</m:t>
        </m:r>
      </m:oMath>
      <w:r>
        <w:t xml:space="preserve"> (die unteren Dreiecksmatrizen) nicht dargestellt werden.</w:t>
      </w:r>
    </w:p>
    <w:p w14:paraId="0B3A8A25" w14:textId="77777777" w:rsidR="00EB7EBD" w:rsidRDefault="00EB7EBD" w:rsidP="00EB7EBD">
      <w:pPr>
        <w:pStyle w:val="Flietext"/>
      </w:pPr>
      <w:r>
        <w:t xml:space="preserve">Nachdem die </w:t>
      </w:r>
      <m:oMath>
        <m:r>
          <w:rPr>
            <w:rFonts w:ascii="Cambria Math" w:hAnsi="Cambria Math"/>
          </w:rPr>
          <m:t>λ</m:t>
        </m:r>
      </m:oMath>
      <w:r>
        <w:t xml:space="preserve">-Faktoren berechnet wurden, kann mit der Auswertung fortgefahren werden. Als erstes wird von jeder aufgenommenen Messung der konstante Hintergrundstörwert abgezogen. Dies ist der Wert, der auch ohne eingeschaltete LED aufgenommen wird. Im Fall </w:t>
      </w:r>
      <m:oMath>
        <m:r>
          <w:rPr>
            <w:rFonts w:ascii="Cambria Math" w:hAnsi="Cambria Math"/>
          </w:rPr>
          <m:t>T=100</m:t>
        </m:r>
      </m:oMath>
      <w:r>
        <w:t> ms ist dies leicht, da</w:t>
      </w:r>
      <w:r w:rsidRPr="000F5D3C">
        <w:t xml:space="preserve"> </w:t>
      </w:r>
      <w:r>
        <w:t xml:space="preserve">das Hintergrundsignal hier </w:t>
      </w:r>
      <w:r>
        <w:lastRenderedPageBreak/>
        <w:t xml:space="preserve">aufgenommen wurde (‚off_100ms‘). Es wird also einfach der Mittelwert des Hintergrundsignals von der Messung abgezogen. Da das Hintergrundsignal ohnehin konstant ist, wird durch das Mitteln nur das Rauschen entfernt. Bei allen anderen Signalen muss das Hintergrundsignal anhand der Messung bei </w:t>
      </w:r>
      <m:oMath>
        <m:r>
          <w:rPr>
            <w:rFonts w:ascii="Cambria Math" w:hAnsi="Cambria Math"/>
          </w:rPr>
          <m:t>T=100</m:t>
        </m:r>
      </m:oMath>
      <w:r>
        <w:t xml:space="preserve"> ms abgeschätzt werden. Dies ist jedoch mit den oben bestimmten </w:t>
      </w:r>
      <m:oMath>
        <m:r>
          <w:rPr>
            <w:rFonts w:ascii="Cambria Math" w:hAnsi="Cambria Math"/>
          </w:rPr>
          <m:t>λ</m:t>
        </m:r>
      </m:oMath>
      <w:r>
        <w:t>-Parametern leicht und es wird für jede Messung bestimmt:</w:t>
      </w:r>
    </w:p>
    <w:tbl>
      <w:tblPr>
        <w:tblStyle w:val="FormelTabelle"/>
        <w:tblW w:w="0" w:type="auto"/>
        <w:tblLayout w:type="fixed"/>
        <w:tblLook w:val="04A0" w:firstRow="1" w:lastRow="0" w:firstColumn="1" w:lastColumn="0" w:noHBand="0" w:noVBand="1"/>
      </w:tblPr>
      <w:tblGrid>
        <w:gridCol w:w="1409"/>
        <w:gridCol w:w="5670"/>
        <w:gridCol w:w="1409"/>
      </w:tblGrid>
      <w:tr w:rsidR="00EB7EBD" w14:paraId="68F2EF2F" w14:textId="77777777" w:rsidTr="003F7232">
        <w:tc>
          <w:tcPr>
            <w:tcW w:w="1409" w:type="dxa"/>
          </w:tcPr>
          <w:p w14:paraId="41552485" w14:textId="77777777" w:rsidR="00EB7EBD" w:rsidRDefault="00EB7EBD" w:rsidP="00C028C5">
            <w:pPr>
              <w:pStyle w:val="Flietext"/>
            </w:pPr>
          </w:p>
        </w:tc>
        <w:tc>
          <w:tcPr>
            <w:tcW w:w="5670" w:type="dxa"/>
          </w:tcPr>
          <w:p w14:paraId="7A66DE53" w14:textId="5B6701F9" w:rsidR="00EB7EBD" w:rsidRPr="00C56939" w:rsidRDefault="00182654" w:rsidP="00C028C5">
            <w:pPr>
              <w:pStyle w:val="Formel"/>
              <w:rPr>
                <w:lang w:val="en-US"/>
              </w:rPr>
            </w:pPr>
            <m:oMathPara>
              <m:oMath>
                <m:sSub>
                  <m:sSubPr>
                    <m:ctrlPr/>
                  </m:sSubPr>
                  <m:e>
                    <m:acc>
                      <m:accPr>
                        <m:chr m:val="̃"/>
                        <m:ctrlPr/>
                      </m:accPr>
                      <m:e>
                        <m:r>
                          <w:rPr>
                            <w:rFonts w:eastAsiaTheme="minorEastAsia"/>
                          </w:rPr>
                          <m:t>x</m:t>
                        </m:r>
                      </m:e>
                    </m:acc>
                  </m:e>
                  <m:sub>
                    <m:r>
                      <w:rPr>
                        <w:rFonts w:eastAsiaTheme="minorEastAsia"/>
                      </w:rPr>
                      <m:t>T</m:t>
                    </m:r>
                  </m:sub>
                </m:sSub>
                <m:d>
                  <m:dPr>
                    <m:ctrlPr/>
                  </m:dPr>
                  <m:e>
                    <m:r>
                      <w:rPr>
                        <w:rFonts w:eastAsiaTheme="minorEastAsia"/>
                      </w:rPr>
                      <m:t>t</m:t>
                    </m:r>
                  </m:e>
                </m:d>
                <m:r>
                  <w:rPr>
                    <w:lang w:val="en-US"/>
                  </w:rPr>
                  <m:t>≔</m:t>
                </m:r>
                <m:sSub>
                  <m:sSubPr>
                    <m:ctrlPr/>
                  </m:sSubPr>
                  <m:e>
                    <m:r>
                      <w:rPr>
                        <w:rFonts w:eastAsiaTheme="minorEastAsia"/>
                      </w:rPr>
                      <m:t>x</m:t>
                    </m:r>
                  </m:e>
                  <m:sub>
                    <m:r>
                      <w:rPr>
                        <w:rFonts w:eastAsiaTheme="minorEastAsia"/>
                      </w:rPr>
                      <m:t>T</m:t>
                    </m:r>
                  </m:sub>
                </m:sSub>
                <m:d>
                  <m:dPr>
                    <m:ctrlPr/>
                  </m:dPr>
                  <m:e>
                    <m:r>
                      <w:rPr>
                        <w:rFonts w:eastAsiaTheme="minorEastAsia"/>
                      </w:rPr>
                      <m:t>t</m:t>
                    </m:r>
                  </m:e>
                </m:d>
                <m:r>
                  <w:rPr>
                    <w:lang w:val="en-US"/>
                  </w:rPr>
                  <m:t>-</m:t>
                </m:r>
                <m:sSub>
                  <m:sSubPr>
                    <m:ctrlPr/>
                  </m:sSubPr>
                  <m:e>
                    <m:r>
                      <w:rPr>
                        <w:rFonts w:eastAsiaTheme="minorEastAsia"/>
                      </w:rPr>
                      <m:t>λ</m:t>
                    </m:r>
                  </m:e>
                  <m:sub>
                    <m:r>
                      <w:rPr>
                        <w:lang w:val="en-US"/>
                      </w:rPr>
                      <m:t>100</m:t>
                    </m:r>
                    <m:r>
                      <m:rPr>
                        <m:nor/>
                      </m:rPr>
                      <w:rPr>
                        <w:lang w:val="en-US"/>
                      </w:rPr>
                      <m:t>ms</m:t>
                    </m:r>
                    <m:r>
                      <w:rPr>
                        <w:lang w:val="en-US"/>
                      </w:rPr>
                      <m:t>→</m:t>
                    </m:r>
                    <m:r>
                      <w:rPr>
                        <w:rFonts w:eastAsiaTheme="minorEastAsia"/>
                      </w:rPr>
                      <m:t>T</m:t>
                    </m:r>
                  </m:sub>
                </m:sSub>
                <m:r>
                  <w:rPr>
                    <w:lang w:val="en-US"/>
                  </w:rPr>
                  <m:t>∙</m:t>
                </m:r>
                <m:r>
                  <w:rPr>
                    <w:rFonts w:eastAsiaTheme="minorEastAsia"/>
                    <w:lang w:val="en-US"/>
                  </w:rPr>
                  <m:t>h</m:t>
                </m:r>
                <m:d>
                  <m:dPr>
                    <m:ctrlPr>
                      <w:rPr>
                        <w:lang w:val="en-US"/>
                      </w:rPr>
                    </m:ctrlPr>
                  </m:dPr>
                  <m:e>
                    <m:r>
                      <w:rPr>
                        <w:rFonts w:eastAsiaTheme="minorEastAsia"/>
                      </w:rPr>
                      <m:t>t</m:t>
                    </m:r>
                  </m:e>
                </m:d>
                <m:r>
                  <w:rPr>
                    <w:lang w:val="en-US"/>
                  </w:rPr>
                  <m:t>,</m:t>
                </m:r>
              </m:oMath>
            </m:oMathPara>
          </w:p>
        </w:tc>
        <w:tc>
          <w:tcPr>
            <w:tcW w:w="1409" w:type="dxa"/>
          </w:tcPr>
          <w:p w14:paraId="576C1874" w14:textId="74D8F927" w:rsidR="00EB7EBD" w:rsidRDefault="00EB7EBD" w:rsidP="00C028C5">
            <w:pPr>
              <w:pStyle w:val="FormelNummer"/>
            </w:pPr>
            <w:r>
              <w:t>(</w:t>
            </w:r>
            <w:fldSimple w:instr=" SEQ Formel \* ARABIC ">
              <w:r>
                <w:rPr>
                  <w:noProof/>
                </w:rPr>
                <w:t>14</w:t>
              </w:r>
            </w:fldSimple>
            <w:r>
              <w:t>)</w:t>
            </w:r>
          </w:p>
        </w:tc>
      </w:tr>
    </w:tbl>
    <w:p w14:paraId="238118B2" w14:textId="4FDB32FE" w:rsidR="00EB7EBD" w:rsidRDefault="00EB7EBD" w:rsidP="00EB7EBD">
      <w:pPr>
        <w:pStyle w:val="Flietext"/>
      </w:pPr>
      <w:r>
        <w:t>wobei</w:t>
      </w:r>
      <w:r w:rsidRPr="009F77AA">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r>
          <w:rPr>
            <w:rFonts w:ascii="Cambria Math" w:hAnsi="Cambria Math"/>
          </w:rPr>
          <m:t>(</m:t>
        </m:r>
        <m:r>
          <w:rPr>
            <w:rFonts w:ascii="Cambria Math" w:hAnsi="Cambria Math"/>
            <w:lang w:val="en-US"/>
          </w:rPr>
          <m:t>t</m:t>
        </m:r>
        <m:r>
          <w:rPr>
            <w:rFonts w:ascii="Cambria Math" w:hAnsi="Cambria Math"/>
          </w:rPr>
          <m:t>)</m:t>
        </m:r>
      </m:oMath>
      <w:r w:rsidRPr="009F77AA">
        <w:t xml:space="preserve"> die </w:t>
      </w:r>
      <w:r>
        <w:t xml:space="preserve">verschobene Messung der Integrationszeit </w:t>
      </w:r>
      <m:oMath>
        <m:r>
          <w:rPr>
            <w:rFonts w:ascii="Cambria Math" w:hAnsi="Cambria Math"/>
          </w:rPr>
          <m:t>T</m:t>
        </m:r>
      </m:oMath>
      <w:r w:rsidRPr="000F5D3C">
        <w:t xml:space="preserve"> </w:t>
      </w:r>
      <w:r>
        <w:t xml:space="preserve">ist, </w:t>
      </w:r>
      <m:oMath>
        <m:sSub>
          <m:sSubPr>
            <m:ctrlPr>
              <w:rPr>
                <w:rFonts w:ascii="Cambria Math" w:hAnsi="Cambria Math"/>
                <w:i/>
              </w:rPr>
            </m:ctrlPr>
          </m:sSubPr>
          <m:e>
            <m:r>
              <w:rPr>
                <w:rFonts w:ascii="Cambria Math" w:hAnsi="Cambria Math"/>
              </w:rPr>
              <m:t>x</m:t>
            </m:r>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die entsprechende Originalmessung und </w:t>
      </w:r>
      <m:oMath>
        <m:r>
          <w:rPr>
            <w:rFonts w:ascii="Cambria Math" w:hAnsi="Cambria Math"/>
          </w:rPr>
          <m:t>h(t)</m:t>
        </m:r>
      </m:oMath>
      <w:r>
        <w:t xml:space="preserve"> das Hintergrundsignal (‚off_100ms‘). Das Ergebnis der Verschiebungen ist in </w:t>
      </w:r>
      <w:r w:rsidRPr="00574EC6">
        <w:rPr>
          <w:color w:val="FF0000"/>
        </w:rPr>
        <w:t xml:space="preserve">Abbildung 10 </w:t>
      </w:r>
      <w:r>
        <w:t>dargestellt.</w:t>
      </w:r>
    </w:p>
    <w:p w14:paraId="078FF340" w14:textId="5FDC393C" w:rsidR="00EB7EBD" w:rsidRDefault="00EB7EBD" w:rsidP="00EB7EBD">
      <w:pPr>
        <w:pStyle w:val="Grafik"/>
      </w:pPr>
      <w:r>
        <w:drawing>
          <wp:inline distT="0" distB="0" distL="0" distR="0" wp14:anchorId="664BCF9D" wp14:editId="0568B645">
            <wp:extent cx="5040000" cy="3776400"/>
            <wp:effectExtent l="0" t="0" r="825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schiebu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2A9D179E" w14:textId="4EBB16E2" w:rsidR="00EB7EBD" w:rsidRDefault="00EB7EBD" w:rsidP="00EB7EBD">
      <w:pPr>
        <w:pStyle w:val="1ZGrafikunterschrift"/>
      </w:pPr>
      <w:bookmarkStart w:id="199" w:name="_Toc37765022"/>
      <w:bookmarkStart w:id="200" w:name="_Toc37770891"/>
      <w:bookmarkStart w:id="201" w:name="_Toc37834698"/>
      <w:r>
        <w:t xml:space="preserve">Abbildung </w:t>
      </w:r>
      <w:fldSimple w:instr=" STYLEREF 1 \s ">
        <w:r>
          <w:rPr>
            <w:noProof/>
          </w:rPr>
          <w:t>4</w:t>
        </w:r>
      </w:fldSimple>
      <w:r>
        <w:t>.</w:t>
      </w:r>
      <w:fldSimple w:instr=" SEQ Abbildung \* ARABIC \s 1 ">
        <w:r>
          <w:rPr>
            <w:noProof/>
          </w:rPr>
          <w:t>21</w:t>
        </w:r>
      </w:fldSimple>
      <w:r>
        <w:t>:</w:t>
      </w:r>
      <w:r w:rsidRPr="00574EC6">
        <w:t xml:space="preserve"> </w:t>
      </w:r>
      <w:r>
        <w:t xml:space="preserve">Die Messdaten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rPr>
          <w:rFonts w:eastAsiaTheme="minorEastAsia"/>
        </w:rPr>
        <w:t xml:space="preserve"> und die jeweils verschobenen Daten </w:t>
      </w:r>
      <m:oMath>
        <m:acc>
          <m:accPr>
            <m:chr m:val="̃"/>
            <m:ctrlPr>
              <w:rPr>
                <w:rFonts w:ascii="Cambria Math" w:eastAsiaTheme="minorEastAsia" w:hAnsi="Cambria Math"/>
              </w:rPr>
            </m:ctrlPr>
          </m:accPr>
          <m:e>
            <m:r>
              <w:rPr>
                <w:rFonts w:ascii="Cambria Math" w:eastAsiaTheme="minorEastAsia" w:hAnsi="Cambria Math"/>
              </w:rPr>
              <m:t>x</m:t>
            </m:r>
          </m:e>
        </m:acc>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Pr>
          <w:rFonts w:eastAsiaTheme="minorEastAsia"/>
        </w:rPr>
        <w:t>.</w:t>
      </w:r>
      <w:bookmarkEnd w:id="199"/>
      <w:bookmarkEnd w:id="200"/>
      <w:bookmarkEnd w:id="201"/>
    </w:p>
    <w:p w14:paraId="5E9B81DD" w14:textId="0ED1E144" w:rsidR="00EB7EBD" w:rsidRPr="000E3B7E" w:rsidRDefault="00EB7EBD" w:rsidP="00EB7EBD">
      <w:pPr>
        <w:pStyle w:val="Flietext"/>
      </w:pPr>
      <w:r>
        <w:t xml:space="preserve">Hier kann erkannt werden, dass die Messwerte jetzt natürlich immer noch nur diskrete Werte, aber nicht mehr wie vorher ganze Zahlen annehmen. Sehr auffällig ist, was im vorherigen Abschnitt ausführlich diskutiert wurde: je kleiner die Integrationszeit, desto schlechter ist die effektive Auflösung. Deshalb wird für die restliche Analyse die Messung bei </w:t>
      </w:r>
      <m:oMath>
        <m:r>
          <w:rPr>
            <w:rFonts w:ascii="Cambria Math" w:hAnsi="Cambria Math"/>
          </w:rPr>
          <m:t>T = 200</m:t>
        </m:r>
      </m:oMath>
      <w:r>
        <w:t xml:space="preserve"> ms verwendet und die Ergebnisse werden zum </w:t>
      </w:r>
      <w:r>
        <w:lastRenderedPageBreak/>
        <w:t xml:space="preserve">Schluss auf die eigentlich wichtige Integrationszeit von </w:t>
      </w:r>
      <m:oMath>
        <m:r>
          <w:rPr>
            <w:rFonts w:ascii="Cambria Math" w:hAnsi="Cambria Math"/>
          </w:rPr>
          <m:t>T=100</m:t>
        </m:r>
      </m:oMath>
      <w:r>
        <w:t xml:space="preserve"> ms übertragen. Es ist ersichtlich, dass bei der Referenzmessung eine Messung bei einer noch größeren Integrationszeit, etwa </w:t>
      </w:r>
      <m:oMath>
        <m:r>
          <w:rPr>
            <w:rFonts w:ascii="Cambria Math" w:hAnsi="Cambria Math"/>
          </w:rPr>
          <m:t>T = 300</m:t>
        </m:r>
      </m:oMath>
      <w:r>
        <w:t xml:space="preserve"> ms noch besser Ergebnisse hätte liefern können. Da in der Testmessung </w:t>
      </w:r>
      <w:r w:rsidRPr="00574EC6">
        <w:rPr>
          <w:color w:val="FF0000"/>
        </w:rPr>
        <w:t>(Abb. 8)</w:t>
      </w:r>
      <w:r>
        <w:t xml:space="preserve"> aber bereits bei </w:t>
      </w:r>
      <m:oMath>
        <m:r>
          <w:rPr>
            <w:rFonts w:ascii="Cambria Math" w:hAnsi="Cambria Math"/>
          </w:rPr>
          <m:t>T=150</m:t>
        </m:r>
      </m:oMath>
      <w:r>
        <w:t> ms Sättigung aufgetreten ist, haben wir für die Referenzmessung keine solche größere Integrationszeit eingebaut.</w:t>
      </w:r>
    </w:p>
    <w:p w14:paraId="5EB0EA76" w14:textId="1E8CAAC2" w:rsidR="00EB7EBD" w:rsidRDefault="00EB7EBD" w:rsidP="00EB7EBD">
      <w:pPr>
        <w:pStyle w:val="Grafik"/>
      </w:pPr>
      <w:r>
        <w:drawing>
          <wp:inline distT="0" distB="0" distL="0" distR="0" wp14:anchorId="1D252EB0" wp14:editId="367CE390">
            <wp:extent cx="5040000" cy="3776400"/>
            <wp:effectExtent l="0" t="0" r="825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ne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78EE2FE7" w14:textId="39D282D3" w:rsidR="00EB7EBD" w:rsidRDefault="00EB7EBD" w:rsidP="00EB7EBD">
      <w:pPr>
        <w:pStyle w:val="Grafikunterschrift"/>
      </w:pPr>
      <w:bookmarkStart w:id="202" w:name="_Toc37765023"/>
      <w:bookmarkStart w:id="203" w:name="_Toc37834699"/>
      <w:r>
        <w:t xml:space="preserve">Abbildung </w:t>
      </w:r>
      <w:fldSimple w:instr=" STYLEREF 1 \s ">
        <w:r>
          <w:rPr>
            <w:noProof/>
          </w:rPr>
          <w:t>4</w:t>
        </w:r>
      </w:fldSimple>
      <w:r>
        <w:t>.</w:t>
      </w:r>
      <w:fldSimple w:instr=" SEQ Abbildung \* ARABIC \s 1 ">
        <w:r>
          <w:rPr>
            <w:noProof/>
          </w:rPr>
          <w:t>22</w:t>
        </w:r>
      </w:fldSimple>
      <w:r>
        <w:t>:</w:t>
      </w:r>
      <w:r w:rsidRPr="00574EC6">
        <w:t xml:space="preserve"> </w:t>
      </w:r>
      <w:r>
        <w:t xml:space="preserve">Umrechnungsfaktoren zwischen den Messwerten verschiedener Integrationszeiten. Im Idealfall gilt </w:t>
      </w:r>
      <m:oMath>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2</m:t>
                </m:r>
              </m:sub>
            </m:sSub>
          </m:sub>
        </m:sSub>
        <m:r>
          <m:rPr>
            <m:sty m:val="p"/>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1</m:t>
                </m:r>
              </m:sub>
            </m:sSub>
          </m:den>
        </m:f>
      </m:oMath>
      <w:r>
        <w:rPr>
          <w:rFonts w:eastAsiaTheme="minorEastAsia"/>
        </w:rPr>
        <w:t xml:space="preserve">. In den oberen zwei Graphen sind die Faktoren </w:t>
      </w:r>
      <m:oMath>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2</m:t>
                </m:r>
              </m:sub>
            </m:sSub>
          </m:sub>
        </m:sSub>
      </m:oMath>
      <w:r>
        <w:rPr>
          <w:rFonts w:eastAsiaTheme="minorEastAsia"/>
        </w:rPr>
        <w:t xml:space="preserve">selbst dargestellt, links für alle Kombinationen, bei denen </w:t>
      </w:r>
      <m:oMath>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2</m:t>
                </m:r>
              </m:sub>
            </m:sSub>
          </m:sub>
        </m:sSub>
        <m:r>
          <m:rPr>
            <m:sty m:val="p"/>
          </m:rPr>
          <w:rPr>
            <w:rFonts w:ascii="Cambria Math" w:eastAsiaTheme="minorEastAsia" w:hAnsi="Cambria Math"/>
          </w:rPr>
          <m:t>&gt;1</m:t>
        </m:r>
      </m:oMath>
      <w:r>
        <w:rPr>
          <w:rFonts w:eastAsiaTheme="minorEastAsia"/>
        </w:rPr>
        <w:t xml:space="preserve"> gilt und rechts nur für </w:t>
      </w:r>
      <m:oMath>
        <m:sSub>
          <m:sSubPr>
            <m:ctrlPr>
              <w:rPr>
                <w:rFonts w:ascii="Cambria Math" w:eastAsiaTheme="minorEastAsia" w:hAnsi="Cambria Math"/>
              </w:rPr>
            </m:ctrlPr>
          </m:sSubPr>
          <m:e>
            <m: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=200 </m:t>
        </m:r>
        <m:r>
          <m:rPr>
            <m:nor/>
          </m:rPr>
          <w:rPr>
            <w:rFonts w:ascii="Cambria Math" w:eastAsiaTheme="minorEastAsia" w:hAnsi="Cambria Math"/>
            <w:i/>
          </w:rPr>
          <m:t>ms</m:t>
        </m:r>
      </m:oMath>
      <w:r>
        <w:rPr>
          <w:rFonts w:eastAsiaTheme="minorEastAsia"/>
        </w:rPr>
        <w:t xml:space="preserve">, im Vergleich mit dem Idealfall </w:t>
      </w:r>
      <m:oMath>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m:rPr>
                    <m:sty m:val="p"/>
                  </m:rPr>
                  <w:rPr>
                    <w:rFonts w:ascii="Cambria Math" w:eastAsiaTheme="minorEastAsia" w:hAnsi="Cambria Math"/>
                  </w:rPr>
                  <m:t>2</m:t>
                </m:r>
              </m:sub>
            </m:sSub>
          </m:num>
          <m:den>
            <m:r>
              <m:rPr>
                <m:sty m:val="p"/>
              </m:rPr>
              <w:rPr>
                <w:rFonts w:ascii="Cambria Math" w:eastAsiaTheme="minorEastAsia" w:hAnsi="Cambria Math"/>
              </w:rPr>
              <m:t xml:space="preserve">200 </m:t>
            </m:r>
            <m:r>
              <m:rPr>
                <m:nor/>
              </m:rPr>
              <w:rPr>
                <w:rFonts w:ascii="Cambria Math" w:eastAsiaTheme="minorEastAsia" w:hAnsi="Cambria Math"/>
                <w:i/>
              </w:rPr>
              <m:t>ms</m:t>
            </m:r>
          </m:den>
        </m:f>
      </m:oMath>
      <w:r>
        <w:rPr>
          <w:rFonts w:eastAsiaTheme="minorEastAsia"/>
        </w:rPr>
        <w:t xml:space="preserve">. Unten sind die relativen Fehler der </w:t>
      </w:r>
      <m:oMath>
        <m:r>
          <w:rPr>
            <w:rFonts w:ascii="Cambria Math" w:eastAsiaTheme="minorEastAsia" w:hAnsi="Cambria Math"/>
          </w:rPr>
          <m:t>λ</m:t>
        </m:r>
      </m:oMath>
      <w:r>
        <w:rPr>
          <w:rFonts w:eastAsiaTheme="minorEastAsia"/>
        </w:rPr>
        <w:t xml:space="preserve">-Faktoren dargestellt. Links wieder für alle notwendigen Kombinationen und rechts für den Spezialfall </w:t>
      </w:r>
      <m:oMath>
        <m:sSub>
          <m:sSubPr>
            <m:ctrlPr>
              <w:rPr>
                <w:rFonts w:ascii="Cambria Math" w:eastAsiaTheme="minorEastAsia" w:hAnsi="Cambria Math"/>
              </w:rPr>
            </m:ctrlPr>
          </m:sSubPr>
          <m:e>
            <m: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=200 </m:t>
        </m:r>
        <m:r>
          <m:rPr>
            <m:nor/>
          </m:rPr>
          <w:rPr>
            <w:rFonts w:ascii="Cambria Math" w:eastAsiaTheme="minorEastAsia" w:hAnsi="Cambria Math"/>
            <w:i/>
          </w:rPr>
          <m:t>ms</m:t>
        </m:r>
      </m:oMath>
      <w:r>
        <w:rPr>
          <w:rFonts w:eastAsiaTheme="minorEastAsia"/>
        </w:rPr>
        <w:t>. Hier ist gut zu erkennen, dass die entstehenden Nichtlinearitäten bei kleinen Integrationszeiten besonders ausschlaggebend sind.</w:t>
      </w:r>
      <w:bookmarkEnd w:id="202"/>
      <w:bookmarkEnd w:id="203"/>
    </w:p>
    <w:p w14:paraId="67659C94" w14:textId="77777777" w:rsidR="00EB7EBD" w:rsidRDefault="00EB7EBD" w:rsidP="00EB7EBD">
      <w:pPr>
        <w:pStyle w:val="Flietext"/>
      </w:pPr>
      <w:r>
        <w:t xml:space="preserve">Als nächstes soll die Messung geglättet werden, damit aus ihr eine stetige Funktion erstellt werden kann, die nicht zu stark rauscht. Normalerweise kann man so eine Kurve gut glätten, indem man sie mit einer symmetrischen Fensterfunktion (z.B. Gauß-Glocke) faltet. Da die Glättung, die hier angewendet wird, aber auch später im Echtzeitbetrieb durchgeführt werden soll, muss eine Funktion verwendet werden, die zur Berechnung des Funktionswerts am Zeitpunkt </w:t>
      </w:r>
      <m:oMath>
        <m:r>
          <w:rPr>
            <w:rFonts w:ascii="Cambria Math" w:hAnsi="Cambria Math"/>
          </w:rPr>
          <m:t>t</m:t>
        </m:r>
      </m:oMath>
      <w:r>
        <w:t xml:space="preserve"> nur die vorherigen </w:t>
      </w:r>
      <w:r>
        <w:lastRenderedPageBreak/>
        <w:t>Zeitpunkte (</w:t>
      </w:r>
      <m:oMath>
        <m:r>
          <w:rPr>
            <w:rFonts w:ascii="Cambria Math" w:hAnsi="Cambria Math"/>
          </w:rPr>
          <m:t>&lt;t</m:t>
        </m:r>
      </m:oMath>
      <w:r>
        <w:t xml:space="preserve">) heranzieht. Berechnet wird ein durch diese Fensterfunktion gewichteter Mittelwert aller im Zeitraum </w:t>
      </w:r>
      <m:oMath>
        <m:r>
          <w:rPr>
            <w:rFonts w:ascii="Cambria Math" w:hAnsi="Cambria Math"/>
          </w:rPr>
          <m:t>t-</m:t>
        </m:r>
        <m:sSub>
          <m:sSubPr>
            <m:ctrlPr>
              <w:rPr>
                <w:rFonts w:ascii="Cambria Math" w:hAnsi="Cambria Math"/>
                <w:i/>
              </w:rPr>
            </m:ctrlPr>
          </m:sSubPr>
          <m:e>
            <m:r>
              <w:rPr>
                <w:rFonts w:ascii="Cambria Math" w:hAnsi="Cambria Math"/>
              </w:rPr>
              <m:t>T</m:t>
            </m:r>
          </m:e>
          <m:sub>
            <m:r>
              <m:rPr>
                <m:nor/>
              </m:rPr>
              <w:rPr>
                <w:rFonts w:ascii="Cambria Math" w:hAnsi="Cambria Math"/>
              </w:rPr>
              <m:t>glätt</m:t>
            </m:r>
          </m:sub>
        </m:sSub>
      </m:oMath>
      <w:r>
        <w:t xml:space="preserve"> bis </w:t>
      </w:r>
      <m:oMath>
        <m:r>
          <w:rPr>
            <w:rFonts w:ascii="Cambria Math" w:hAnsi="Cambria Math"/>
          </w:rPr>
          <m:t>t</m:t>
        </m:r>
      </m:oMath>
      <w:r>
        <w:t xml:space="preserve"> aufgenommener Messwerte. Konkret bedeutet das, dass die Funktion nur auf dem Intervall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glätt</m:t>
                </m:r>
              </m:sub>
            </m:sSub>
            <m:r>
              <w:rPr>
                <w:rFonts w:ascii="Cambria Math" w:hAnsi="Cambria Math"/>
              </w:rPr>
              <m:t>, 0</m:t>
            </m:r>
          </m:e>
        </m:d>
      </m:oMath>
      <w:r>
        <w:t xml:space="preserve"> von Null verschieden sein darf. Drei solche Funktionen sind links in Abbildung 12 dargestellt.</w:t>
      </w:r>
    </w:p>
    <w:p w14:paraId="4034C9DC" w14:textId="77777777" w:rsidR="00EB7EBD" w:rsidRDefault="00EB7EBD" w:rsidP="00EB7EBD">
      <w:pPr>
        <w:pStyle w:val="Flietext"/>
      </w:pPr>
      <w:r>
        <w:t>Alle drei haben die Form:</w:t>
      </w:r>
    </w:p>
    <w:tbl>
      <w:tblPr>
        <w:tblStyle w:val="FormelTabelle"/>
        <w:tblW w:w="0" w:type="auto"/>
        <w:tblLayout w:type="fixed"/>
        <w:tblLook w:val="04A0" w:firstRow="1" w:lastRow="0" w:firstColumn="1" w:lastColumn="0" w:noHBand="0" w:noVBand="1"/>
      </w:tblPr>
      <w:tblGrid>
        <w:gridCol w:w="1409"/>
        <w:gridCol w:w="5670"/>
        <w:gridCol w:w="1409"/>
      </w:tblGrid>
      <w:tr w:rsidR="00EB7EBD" w14:paraId="71E1DD80" w14:textId="77777777" w:rsidTr="003F7232">
        <w:tc>
          <w:tcPr>
            <w:tcW w:w="1409" w:type="dxa"/>
          </w:tcPr>
          <w:p w14:paraId="645B155D" w14:textId="77777777" w:rsidR="00EB7EBD" w:rsidRDefault="00EB7EBD" w:rsidP="00C028C5">
            <w:pPr>
              <w:pStyle w:val="Flietext"/>
            </w:pPr>
          </w:p>
        </w:tc>
        <w:tc>
          <w:tcPr>
            <w:tcW w:w="5670" w:type="dxa"/>
          </w:tcPr>
          <w:p w14:paraId="154F6F6C" w14:textId="77777777" w:rsidR="00EB7EBD" w:rsidRDefault="000D4206" w:rsidP="00C028C5">
            <w:pPr>
              <w:pStyle w:val="Formel"/>
            </w:pPr>
            <m:oMathPara>
              <m:oMath>
                <m:r>
                  <w:rPr>
                    <w:rFonts w:eastAsiaTheme="minorEastAsia"/>
                  </w:rPr>
                  <m:t>g</m:t>
                </m:r>
                <m:d>
                  <m:dPr>
                    <m:ctrlPr/>
                  </m:dPr>
                  <m:e>
                    <m:r>
                      <w:rPr>
                        <w:rFonts w:eastAsiaTheme="minorEastAsia"/>
                      </w:rPr>
                      <m:t>t</m:t>
                    </m:r>
                    <m:r>
                      <m:t>;</m:t>
                    </m:r>
                    <m:r>
                      <w:rPr>
                        <w:rFonts w:eastAsiaTheme="minorEastAsia"/>
                      </w:rPr>
                      <m:t>α</m:t>
                    </m:r>
                  </m:e>
                </m:d>
                <m:r>
                  <m:t>=</m:t>
                </m:r>
                <m:d>
                  <m:dPr>
                    <m:begChr m:val="{"/>
                    <m:endChr m:val=""/>
                    <m:ctrlPr/>
                  </m:dPr>
                  <m:e>
                    <m:eqArr>
                      <m:eqArrPr>
                        <m:ctrlPr/>
                      </m:eqArrPr>
                      <m:e>
                        <m:r>
                          <m:t xml:space="preserve"> </m:t>
                        </m:r>
                        <m:f>
                          <m:fPr>
                            <m:ctrlPr/>
                          </m:fPr>
                          <m:num>
                            <m:r>
                              <w:rPr>
                                <w:rFonts w:eastAsiaTheme="minorEastAsia"/>
                              </w:rPr>
                              <m:t>α</m:t>
                            </m:r>
                            <m:r>
                              <m:t>+1</m:t>
                            </m:r>
                          </m:num>
                          <m:den>
                            <m:r>
                              <m:t>2</m:t>
                            </m:r>
                            <m:sSup>
                              <m:sSupPr>
                                <m:ctrlPr/>
                              </m:sSupPr>
                              <m:e>
                                <m:sSub>
                                  <m:sSubPr>
                                    <m:ctrlPr/>
                                  </m:sSubPr>
                                  <m:e>
                                    <m:r>
                                      <w:rPr>
                                        <w:rFonts w:eastAsiaTheme="minorEastAsia"/>
                                      </w:rPr>
                                      <m:t>T</m:t>
                                    </m:r>
                                  </m:e>
                                  <m:sub>
                                    <m:r>
                                      <w:rPr>
                                        <w:rFonts w:eastAsiaTheme="minorEastAsia"/>
                                      </w:rPr>
                                      <m:t>glätt</m:t>
                                    </m:r>
                                  </m:sub>
                                </m:sSub>
                              </m:e>
                              <m:sup>
                                <m:r>
                                  <w:rPr>
                                    <w:rFonts w:eastAsiaTheme="minorEastAsia"/>
                                  </w:rPr>
                                  <m:t>α</m:t>
                                </m:r>
                                <m:r>
                                  <m:t>+1</m:t>
                                </m:r>
                              </m:sup>
                            </m:sSup>
                          </m:den>
                        </m:f>
                        <m:sSup>
                          <m:sSupPr>
                            <m:ctrlPr>
                              <w:rPr>
                                <w:rFonts w:eastAsiaTheme="minorEastAsia"/>
                              </w:rPr>
                            </m:ctrlPr>
                          </m:sSupPr>
                          <m:e>
                            <m:r>
                              <m:t>(</m:t>
                            </m:r>
                            <m:r>
                              <w:rPr>
                                <w:rFonts w:eastAsiaTheme="minorEastAsia"/>
                              </w:rPr>
                              <m:t>t</m:t>
                            </m:r>
                            <m:r>
                              <m:t>+</m:t>
                            </m:r>
                            <m:sSub>
                              <m:sSubPr>
                                <m:ctrlPr/>
                              </m:sSubPr>
                              <m:e>
                                <m:r>
                                  <w:rPr>
                                    <w:rFonts w:eastAsiaTheme="minorEastAsia"/>
                                  </w:rPr>
                                  <m:t>T</m:t>
                                </m:r>
                              </m:e>
                              <m:sub>
                                <m:r>
                                  <w:rPr>
                                    <w:rFonts w:eastAsiaTheme="minorEastAsia"/>
                                  </w:rPr>
                                  <m:t>glätt</m:t>
                                </m:r>
                              </m:sub>
                            </m:sSub>
                            <m:r>
                              <w:rPr>
                                <w:rFonts w:eastAsiaTheme="minorEastAsia"/>
                              </w:rPr>
                              <m:t>)</m:t>
                            </m:r>
                          </m:e>
                          <m:sup>
                            <m:r>
                              <w:rPr>
                                <w:rFonts w:eastAsiaTheme="minorEastAsia"/>
                              </w:rPr>
                              <m:t>α</m:t>
                            </m:r>
                          </m:sup>
                        </m:sSup>
                        <m:r>
                          <m:t xml:space="preserve">, </m:t>
                        </m:r>
                        <m:r>
                          <m:rPr>
                            <m:nor/>
                          </m:rPr>
                          <m:t xml:space="preserve">für </m:t>
                        </m:r>
                        <m:sSub>
                          <m:sSubPr>
                            <m:ctrlPr/>
                          </m:sSubPr>
                          <m:e>
                            <m:r>
                              <m:t>-</m:t>
                            </m:r>
                            <m:r>
                              <w:rPr>
                                <w:rFonts w:eastAsiaTheme="minorEastAsia"/>
                              </w:rPr>
                              <m:t>T</m:t>
                            </m:r>
                          </m:e>
                          <m:sub>
                            <m:r>
                              <w:rPr>
                                <w:rFonts w:eastAsiaTheme="minorEastAsia"/>
                              </w:rPr>
                              <m:t>glätt</m:t>
                            </m:r>
                          </m:sub>
                        </m:sSub>
                        <m:r>
                          <m:t>≤</m:t>
                        </m:r>
                        <m:r>
                          <w:rPr>
                            <w:rFonts w:eastAsiaTheme="minorEastAsia"/>
                          </w:rPr>
                          <m:t>t</m:t>
                        </m:r>
                        <m:r>
                          <m:t>&lt;0</m:t>
                        </m:r>
                      </m:e>
                      <m:e>
                        <m:r>
                          <m:t xml:space="preserve">               0, </m:t>
                        </m:r>
                        <m:r>
                          <m:rPr>
                            <m:nor/>
                          </m:rPr>
                          <m:t>sonst</m:t>
                        </m:r>
                      </m:e>
                    </m:eqArr>
                  </m:e>
                </m:d>
              </m:oMath>
            </m:oMathPara>
          </w:p>
        </w:tc>
        <w:tc>
          <w:tcPr>
            <w:tcW w:w="1409" w:type="dxa"/>
          </w:tcPr>
          <w:p w14:paraId="23724586" w14:textId="77777777" w:rsidR="00EB7EBD" w:rsidRDefault="00EB7EBD" w:rsidP="00C028C5">
            <w:pPr>
              <w:pStyle w:val="FormelNummer"/>
            </w:pPr>
            <w:r>
              <w:t>(</w:t>
            </w:r>
            <w:fldSimple w:instr=" SEQ Formel \* ARABIC ">
              <w:r>
                <w:rPr>
                  <w:noProof/>
                </w:rPr>
                <w:t>15</w:t>
              </w:r>
            </w:fldSimple>
            <w:r>
              <w:t>)</w:t>
            </w:r>
          </w:p>
        </w:tc>
      </w:tr>
    </w:tbl>
    <w:p w14:paraId="1F24DA1A" w14:textId="77777777" w:rsidR="00EB7EBD" w:rsidRDefault="00EB7EBD" w:rsidP="00EB7EBD">
      <w:pPr>
        <w:pStyle w:val="Flietext"/>
      </w:pPr>
      <w:r>
        <w:t xml:space="preserve">mit </w:t>
      </w:r>
      <m:oMath>
        <m:sSub>
          <m:sSubPr>
            <m:ctrlPr>
              <w:rPr>
                <w:rFonts w:ascii="Cambria Math" w:hAnsi="Cambria Math"/>
                <w:i/>
              </w:rPr>
            </m:ctrlPr>
          </m:sSubPr>
          <m:e>
            <m:r>
              <w:rPr>
                <w:rFonts w:ascii="Cambria Math" w:hAnsi="Cambria Math"/>
              </w:rPr>
              <m:t>T</m:t>
            </m:r>
          </m:e>
          <m:sub>
            <m:r>
              <m:rPr>
                <m:sty m:val="p"/>
              </m:rPr>
              <w:rPr>
                <w:rFonts w:ascii="Cambria Math" w:hAnsi="Cambria Math"/>
              </w:rPr>
              <m:t>glätt</m:t>
            </m:r>
          </m:sub>
        </m:sSub>
        <m:r>
          <w:rPr>
            <w:rFonts w:ascii="Cambria Math" w:hAnsi="Cambria Math"/>
          </w:rPr>
          <m:t>=20</m:t>
        </m:r>
      </m:oMath>
      <w:r>
        <w:t xml:space="preserve"> s. Der Faktor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im Normalisierungskoeffizienten der Formel taucht auf, da die Messung in </w:t>
      </w:r>
      <m:oMath>
        <m:r>
          <w:rPr>
            <w:rFonts w:ascii="Cambria Math" w:hAnsi="Cambria Math"/>
          </w:rPr>
          <m:t>∆t=</m:t>
        </m:r>
        <m:r>
          <m:rPr>
            <m:sty m:val="p"/>
          </m:rPr>
          <w:rPr>
            <w:rFonts w:ascii="Cambria Math" w:hAnsi="Cambria Math"/>
          </w:rPr>
          <m:t>500 ms</m:t>
        </m:r>
      </m:oMath>
      <w:r>
        <w:t xml:space="preserve"> Intervallen aufgenommen wird, die Zeit aber in Sekunden gemessen wird. Die geglätteten Messwerte können dann wie folgt berechnet werden (gewichteter Mittelwert):</w:t>
      </w:r>
    </w:p>
    <w:tbl>
      <w:tblPr>
        <w:tblStyle w:val="FormelTabelle"/>
        <w:tblW w:w="0" w:type="auto"/>
        <w:tblLayout w:type="fixed"/>
        <w:tblLook w:val="04A0" w:firstRow="1" w:lastRow="0" w:firstColumn="1" w:lastColumn="0" w:noHBand="0" w:noVBand="1"/>
      </w:tblPr>
      <w:tblGrid>
        <w:gridCol w:w="1409"/>
        <w:gridCol w:w="5670"/>
        <w:gridCol w:w="1409"/>
      </w:tblGrid>
      <w:tr w:rsidR="00EB7EBD" w14:paraId="50FE53D2" w14:textId="77777777" w:rsidTr="003F7232">
        <w:tc>
          <w:tcPr>
            <w:tcW w:w="1409" w:type="dxa"/>
          </w:tcPr>
          <w:p w14:paraId="464692F0" w14:textId="77777777" w:rsidR="00EB7EBD" w:rsidRDefault="00EB7EBD" w:rsidP="00C028C5">
            <w:pPr>
              <w:pStyle w:val="Flietext"/>
            </w:pPr>
          </w:p>
        </w:tc>
        <w:tc>
          <w:tcPr>
            <w:tcW w:w="5670" w:type="dxa"/>
          </w:tcPr>
          <w:p w14:paraId="1C7FE525" w14:textId="77777777" w:rsidR="00EB7EBD" w:rsidRDefault="00182654" w:rsidP="00C028C5">
            <w:pPr>
              <w:pStyle w:val="Formel"/>
            </w:pPr>
            <m:oMathPara>
              <m:oMath>
                <m:acc>
                  <m:accPr>
                    <m:chr m:val="̅"/>
                    <m:ctrlPr/>
                  </m:accPr>
                  <m:e>
                    <m:r>
                      <m:t>x</m:t>
                    </m:r>
                  </m:e>
                </m:acc>
                <m:d>
                  <m:dPr>
                    <m:ctrlPr/>
                  </m:dPr>
                  <m:e>
                    <m:r>
                      <m:t>t</m:t>
                    </m:r>
                  </m:e>
                </m:d>
                <m:r>
                  <m:t>=</m:t>
                </m:r>
                <m:nary>
                  <m:naryPr>
                    <m:chr m:val="∑"/>
                    <m:limLoc m:val="undOvr"/>
                    <m:ctrlPr/>
                  </m:naryPr>
                  <m:sub>
                    <m:r>
                      <m:t>i=0</m:t>
                    </m:r>
                  </m:sub>
                  <m:sup>
                    <m:f>
                      <m:fPr>
                        <m:ctrlPr/>
                      </m:fPr>
                      <m:num>
                        <m:sSub>
                          <m:sSubPr>
                            <m:ctrlPr/>
                          </m:sSubPr>
                          <m:e>
                            <m:r>
                              <m:t>T</m:t>
                            </m:r>
                          </m:e>
                          <m:sub>
                            <m:r>
                              <m:t>glätt</m:t>
                            </m:r>
                          </m:sub>
                        </m:sSub>
                      </m:num>
                      <m:den>
                        <m:r>
                          <m:t>∆t</m:t>
                        </m:r>
                      </m:den>
                    </m:f>
                  </m:sup>
                  <m:e>
                    <m:r>
                      <m:t>g</m:t>
                    </m:r>
                    <m:d>
                      <m:dPr>
                        <m:ctrlPr/>
                      </m:dPr>
                      <m:e>
                        <m:r>
                          <m:t>t-i∆t</m:t>
                        </m:r>
                      </m:e>
                    </m:d>
                    <m:acc>
                      <m:accPr>
                        <m:chr m:val="̃"/>
                        <m:ctrlPr/>
                      </m:accPr>
                      <m:e>
                        <m:r>
                          <m:t>x</m:t>
                        </m:r>
                      </m:e>
                    </m:acc>
                    <m:d>
                      <m:dPr>
                        <m:ctrlPr/>
                      </m:dPr>
                      <m:e>
                        <m:r>
                          <m:t>t-i∆t</m:t>
                        </m:r>
                      </m:e>
                    </m:d>
                  </m:e>
                </m:nary>
                <m:r>
                  <m:t>,</m:t>
                </m:r>
              </m:oMath>
            </m:oMathPara>
          </w:p>
        </w:tc>
        <w:tc>
          <w:tcPr>
            <w:tcW w:w="1409" w:type="dxa"/>
          </w:tcPr>
          <w:p w14:paraId="71868738" w14:textId="77777777" w:rsidR="00EB7EBD" w:rsidRDefault="00EB7EBD" w:rsidP="00C028C5">
            <w:pPr>
              <w:pStyle w:val="FormelNummer"/>
            </w:pPr>
            <w:r>
              <w:t>(</w:t>
            </w:r>
            <w:fldSimple w:instr=" SEQ Formel \* ARABIC ">
              <w:r>
                <w:rPr>
                  <w:noProof/>
                </w:rPr>
                <w:t>16</w:t>
              </w:r>
            </w:fldSimple>
            <w:r>
              <w:t>)</w:t>
            </w:r>
          </w:p>
        </w:tc>
      </w:tr>
    </w:tbl>
    <w:p w14:paraId="391829D5" w14:textId="77777777" w:rsidR="00EB7EBD" w:rsidRDefault="00EB7EBD" w:rsidP="00EB7EBD">
      <w:pPr>
        <w:pStyle w:val="Flietext"/>
      </w:pPr>
      <w:r>
        <w:t xml:space="preserve">oder, da </w:t>
      </w:r>
      <m:oMath>
        <m:r>
          <w:rPr>
            <w:rFonts w:ascii="Cambria Math" w:hAnsi="Cambria Math"/>
          </w:rPr>
          <m:t>g(t)</m:t>
        </m:r>
      </m:oMath>
      <w:r>
        <w:t xml:space="preserve"> so definiert ist, dass es außerhalb des betrachteten Bereichs Null wird, ist die folgende Rechnung äquivalent:</w:t>
      </w:r>
    </w:p>
    <w:tbl>
      <w:tblPr>
        <w:tblStyle w:val="FormelTabelle"/>
        <w:tblW w:w="0" w:type="auto"/>
        <w:tblLayout w:type="fixed"/>
        <w:tblLook w:val="04A0" w:firstRow="1" w:lastRow="0" w:firstColumn="1" w:lastColumn="0" w:noHBand="0" w:noVBand="1"/>
      </w:tblPr>
      <w:tblGrid>
        <w:gridCol w:w="1409"/>
        <w:gridCol w:w="5670"/>
        <w:gridCol w:w="1409"/>
      </w:tblGrid>
      <w:tr w:rsidR="00EB7EBD" w14:paraId="2D80D12E" w14:textId="77777777" w:rsidTr="003F7232">
        <w:tc>
          <w:tcPr>
            <w:tcW w:w="1409" w:type="dxa"/>
          </w:tcPr>
          <w:p w14:paraId="3687122D" w14:textId="77777777" w:rsidR="00EB7EBD" w:rsidRDefault="00EB7EBD" w:rsidP="00C028C5">
            <w:pPr>
              <w:pStyle w:val="Flietext"/>
            </w:pPr>
          </w:p>
        </w:tc>
        <w:tc>
          <w:tcPr>
            <w:tcW w:w="5670" w:type="dxa"/>
          </w:tcPr>
          <w:p w14:paraId="76D11838" w14:textId="6923D72A" w:rsidR="00EB7EBD" w:rsidRDefault="00182654" w:rsidP="00C028C5">
            <w:pPr>
              <w:pStyle w:val="Formel"/>
            </w:pPr>
            <m:oMathPara>
              <m:oMath>
                <m:acc>
                  <m:accPr>
                    <m:chr m:val="̅"/>
                    <m:ctrlPr/>
                  </m:accPr>
                  <m:e>
                    <m:r>
                      <w:rPr>
                        <w:rFonts w:eastAsiaTheme="minorEastAsia"/>
                      </w:rPr>
                      <m:t>x</m:t>
                    </m:r>
                  </m:e>
                </m:acc>
                <m:d>
                  <m:dPr>
                    <m:ctrlPr/>
                  </m:dPr>
                  <m:e>
                    <m:r>
                      <w:rPr>
                        <w:rFonts w:eastAsiaTheme="minorEastAsia"/>
                      </w:rPr>
                      <m:t>t</m:t>
                    </m:r>
                  </m:e>
                </m:d>
                <m:r>
                  <m:t>=</m:t>
                </m:r>
                <m:nary>
                  <m:naryPr>
                    <m:chr m:val="∑"/>
                    <m:limLoc m:val="undOvr"/>
                    <m:ctrlPr/>
                  </m:naryPr>
                  <m:sub>
                    <m:r>
                      <w:rPr>
                        <w:rFonts w:eastAsiaTheme="minorEastAsia"/>
                      </w:rPr>
                      <m:t>i</m:t>
                    </m:r>
                    <m:r>
                      <m:t>=-∞</m:t>
                    </m:r>
                  </m:sub>
                  <m:sup>
                    <m:r>
                      <m:t>∞</m:t>
                    </m:r>
                  </m:sup>
                  <m:e>
                    <m:r>
                      <w:rPr>
                        <w:rFonts w:eastAsiaTheme="minorEastAsia"/>
                      </w:rPr>
                      <m:t>g</m:t>
                    </m:r>
                    <m:d>
                      <m:dPr>
                        <m:ctrlPr/>
                      </m:dPr>
                      <m:e>
                        <m:r>
                          <w:rPr>
                            <w:rFonts w:eastAsiaTheme="minorEastAsia"/>
                          </w:rPr>
                          <m:t>i</m:t>
                        </m:r>
                        <m:r>
                          <m:t>∆</m:t>
                        </m:r>
                        <m:r>
                          <w:rPr>
                            <w:rFonts w:eastAsiaTheme="minorEastAsia"/>
                          </w:rPr>
                          <m:t>t</m:t>
                        </m:r>
                        <m:r>
                          <m:t>-</m:t>
                        </m:r>
                        <m:r>
                          <w:rPr>
                            <w:rFonts w:eastAsiaTheme="minorEastAsia"/>
                          </w:rPr>
                          <m:t>t</m:t>
                        </m:r>
                      </m:e>
                    </m:d>
                    <m:acc>
                      <m:accPr>
                        <m:chr m:val="̃"/>
                        <m:ctrlPr/>
                      </m:accPr>
                      <m:e>
                        <m:r>
                          <w:rPr>
                            <w:rFonts w:eastAsiaTheme="minorEastAsia"/>
                          </w:rPr>
                          <m:t>x</m:t>
                        </m:r>
                      </m:e>
                    </m:acc>
                    <m:d>
                      <m:dPr>
                        <m:ctrlPr/>
                      </m:dPr>
                      <m:e>
                        <m:r>
                          <w:rPr>
                            <w:rFonts w:eastAsiaTheme="minorEastAsia"/>
                          </w:rPr>
                          <m:t>i</m:t>
                        </m:r>
                        <m:r>
                          <m:t>∆</m:t>
                        </m:r>
                        <m:r>
                          <w:rPr>
                            <w:rFonts w:eastAsiaTheme="minorEastAsia"/>
                          </w:rPr>
                          <m:t>t</m:t>
                        </m:r>
                      </m:e>
                    </m:d>
                    <m:r>
                      <m:t>.</m:t>
                    </m:r>
                  </m:e>
                </m:nary>
              </m:oMath>
            </m:oMathPara>
          </w:p>
        </w:tc>
        <w:tc>
          <w:tcPr>
            <w:tcW w:w="1409" w:type="dxa"/>
          </w:tcPr>
          <w:p w14:paraId="4E9B0E4F" w14:textId="251EE223" w:rsidR="00EB7EBD" w:rsidRDefault="00EB7EBD" w:rsidP="00C028C5">
            <w:pPr>
              <w:pStyle w:val="FormelNummer"/>
            </w:pPr>
            <w:r>
              <w:t>(</w:t>
            </w:r>
            <w:fldSimple w:instr=" SEQ Formel \* ARABIC ">
              <w:r>
                <w:rPr>
                  <w:noProof/>
                </w:rPr>
                <w:t>17</w:t>
              </w:r>
            </w:fldSimple>
            <w:r>
              <w:t>)</w:t>
            </w:r>
          </w:p>
        </w:tc>
      </w:tr>
    </w:tbl>
    <w:p w14:paraId="61807041" w14:textId="77777777" w:rsidR="00EB7EBD" w:rsidRDefault="00EB7EBD" w:rsidP="00EB7EBD">
      <w:pPr>
        <w:pStyle w:val="Flietext"/>
      </w:pPr>
      <w:r>
        <w:t xml:space="preserve">Diese Berechnung entspricht einer diskreten Faltung von </w:t>
      </w:r>
      <m:oMath>
        <m:acc>
          <m:accPr>
            <m:chr m:val="̃"/>
            <m:ctrlPr>
              <w:rPr>
                <w:rFonts w:ascii="Cambria Math" w:hAnsi="Cambria Math"/>
                <w:i/>
              </w:rPr>
            </m:ctrlPr>
          </m:accPr>
          <m:e>
            <m:r>
              <w:rPr>
                <w:rFonts w:ascii="Cambria Math" w:hAnsi="Cambria Math"/>
              </w:rPr>
              <m:t>x</m:t>
            </m:r>
          </m:e>
        </m:acc>
        <m:r>
          <w:rPr>
            <w:rFonts w:ascii="Cambria Math" w:hAnsi="Cambria Math"/>
          </w:rPr>
          <m:t>(t)</m:t>
        </m:r>
      </m:oMath>
      <w:r>
        <w:t xml:space="preserve"> mit </w:t>
      </w:r>
      <m:oMath>
        <m:r>
          <w:rPr>
            <w:rFonts w:ascii="Cambria Math" w:hAnsi="Cambria Math"/>
          </w:rPr>
          <m:t>g(-t)</m:t>
        </m:r>
      </m:oMath>
      <w:r>
        <w:t xml:space="preserve">, und wird auch programmatisch als solche beschrieben. </w:t>
      </w:r>
    </w:p>
    <w:p w14:paraId="175F5C6F" w14:textId="77777777" w:rsidR="00EB7EBD" w:rsidRDefault="00EB7EBD" w:rsidP="00EB7EBD">
      <w:pPr>
        <w:pStyle w:val="Flietext"/>
      </w:pPr>
      <w:r>
        <w:t xml:space="preserve">In </w:t>
      </w:r>
      <w:r w:rsidRPr="00574EC6">
        <w:rPr>
          <w:color w:val="FF0000"/>
        </w:rPr>
        <w:t>Abbildung 12</w:t>
      </w:r>
      <w:r>
        <w:t xml:space="preserve"> (links) ist </w:t>
      </w:r>
      <m:oMath>
        <m:r>
          <w:rPr>
            <w:rFonts w:ascii="Cambria Math" w:hAnsi="Cambria Math"/>
          </w:rPr>
          <m:t>g(t)</m:t>
        </m:r>
      </m:oMath>
      <w:r>
        <w:t xml:space="preserve"> mit drei verschiedenen Werten für </w:t>
      </w:r>
      <m:oMath>
        <m:r>
          <w:rPr>
            <w:rFonts w:ascii="Cambria Math" w:hAnsi="Cambria Math"/>
          </w:rPr>
          <m:t>α</m:t>
        </m:r>
      </m:oMath>
      <w:r>
        <w:t xml:space="preserve"> gezeichnet. Auffällig ist, dass ein kleines </w:t>
      </w:r>
      <m:oMath>
        <m:r>
          <w:rPr>
            <w:rFonts w:ascii="Cambria Math" w:hAnsi="Cambria Math"/>
          </w:rPr>
          <m:t>α</m:t>
        </m:r>
      </m:oMath>
      <w:r>
        <w:t xml:space="preserve"> (hier 0,2) eine sehr flache Kurve erzeugt. Der Extremfall </w:t>
      </w:r>
      <m:oMath>
        <m:r>
          <w:rPr>
            <w:rFonts w:ascii="Cambria Math" w:hAnsi="Cambria Math"/>
          </w:rPr>
          <m:t>α→0</m:t>
        </m:r>
      </m:oMath>
      <w:r>
        <w:t xml:space="preserve"> stellt den normalen, ungewichteten Mittelwert dar (Boxcar-Fenster). Ein großer Wert für </w:t>
      </w:r>
      <m:oMath>
        <m:r>
          <w:rPr>
            <w:rFonts w:ascii="Cambria Math" w:hAnsi="Cambria Math"/>
          </w:rPr>
          <m:t>α</m:t>
        </m:r>
      </m:oMath>
      <w:r>
        <w:t xml:space="preserve"> (hier 5) hingegen, bedeutet eine sehr steile Kurve. Hier ist der </w:t>
      </w:r>
      <w:r>
        <w:lastRenderedPageBreak/>
        <w:t xml:space="preserve">Extremfall </w:t>
      </w:r>
      <m:oMath>
        <m:r>
          <w:rPr>
            <w:rFonts w:ascii="Cambria Math" w:hAnsi="Cambria Math"/>
          </w:rPr>
          <m:t>α→∞</m:t>
        </m:r>
      </m:oMath>
      <w:r>
        <w:t xml:space="preserve"> ein Dirac-Impuls, womit gar kein Mittelwert mehr gebildet wird, sondern nur der aktuellste Wert mit dem Faktor 1 in das Ergebnis einfließt. </w:t>
      </w:r>
    </w:p>
    <w:p w14:paraId="21E81DBE" w14:textId="157FA6E7" w:rsidR="00EB7EBD" w:rsidRDefault="00EB7EBD" w:rsidP="00EB7EBD">
      <w:pPr>
        <w:pStyle w:val="Grafik"/>
      </w:pPr>
      <w:r>
        <w:drawing>
          <wp:inline distT="0" distB="0" distL="0" distR="0" wp14:anchorId="7032EC0B" wp14:editId="6C964EF0">
            <wp:extent cx="5040000" cy="3776400"/>
            <wp:effectExtent l="0" t="0" r="825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lat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37F41C57" w14:textId="696C43FB" w:rsidR="00EB7EBD" w:rsidRDefault="00EB7EBD" w:rsidP="00EB7EBD">
      <w:pPr>
        <w:pStyle w:val="Grafikunterschrift"/>
      </w:pPr>
      <w:bookmarkStart w:id="204" w:name="_Toc37765024"/>
      <w:bookmarkStart w:id="205" w:name="_Toc37834700"/>
      <w:r>
        <w:t xml:space="preserve">Abbildung </w:t>
      </w:r>
      <w:fldSimple w:instr=" STYLEREF 1 \s ">
        <w:r>
          <w:rPr>
            <w:noProof/>
          </w:rPr>
          <w:t>4</w:t>
        </w:r>
      </w:fldSimple>
      <w:r>
        <w:t>.</w:t>
      </w:r>
      <w:fldSimple w:instr=" SEQ Abbildung \* ARABIC \s 1 ">
        <w:r>
          <w:rPr>
            <w:noProof/>
          </w:rPr>
          <w:t>23</w:t>
        </w:r>
      </w:fldSimple>
      <w:r>
        <w:t>:</w:t>
      </w:r>
      <w:r w:rsidRPr="00574EC6">
        <w:t xml:space="preserve"> </w:t>
      </w:r>
      <w:r>
        <w:t xml:space="preserve">Links: Die Fensterfunktion </w:t>
      </w:r>
      <m:oMath>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mit verschiedenen Werten des Parameters </w:t>
      </w:r>
      <m:oMath>
        <m:r>
          <w:rPr>
            <w:rFonts w:ascii="Cambria Math" w:hAnsi="Cambria Math"/>
          </w:rPr>
          <m:t>α</m:t>
        </m:r>
      </m:oMath>
      <w:r>
        <w:t xml:space="preserve">. Rechts: Die verschobenen Messdaten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 xml:space="preserve">=200 </m:t>
        </m:r>
        <m:r>
          <m:rPr>
            <m:nor/>
          </m:rPr>
          <w:rPr>
            <w:rFonts w:ascii="Cambria Math" w:hAnsi="Cambria Math"/>
            <w:i/>
          </w:rPr>
          <m:t>ms</m:t>
        </m:r>
      </m:oMath>
      <w:r>
        <w:t xml:space="preserve">) und die geglätteten Daten </w:t>
      </w:r>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oMath>
      <w:r>
        <w:t>. Für das glätten wurden die drei Funktionen verwendet, die links dargestellt sind, die farbliche Kennzeichnung in der Legende gilt für beide Graphen.</w:t>
      </w:r>
      <w:bookmarkEnd w:id="204"/>
      <w:bookmarkEnd w:id="205"/>
    </w:p>
    <w:p w14:paraId="7B57E9D6" w14:textId="4D16DA1C" w:rsidR="00EB7EBD" w:rsidRPr="00574EC6" w:rsidRDefault="00EB7EBD" w:rsidP="00EB7EBD">
      <w:pPr>
        <w:pStyle w:val="Flietext"/>
      </w:pPr>
      <w:r>
        <w:t xml:space="preserve">In </w:t>
      </w:r>
      <w:r w:rsidRPr="00574EC6">
        <w:rPr>
          <w:color w:val="FF0000"/>
        </w:rPr>
        <w:t xml:space="preserve">Abbildung 12 </w:t>
      </w:r>
      <w:r>
        <w:t xml:space="preserve">sind rechts die Ergebnisse der Glättung mit diesen drei Filtern gezeigt. Man kann erkennen, dass ein kleines </w:t>
      </w:r>
      <m:oMath>
        <m:r>
          <w:rPr>
            <w:rFonts w:ascii="Cambria Math" w:hAnsi="Cambria Math"/>
          </w:rPr>
          <m:t>α</m:t>
        </m:r>
      </m:oMath>
      <w:r>
        <w:t xml:space="preserve"> eine glattere Kurve bedeutet, wohingegen ein großes </w:t>
      </w:r>
      <m:oMath>
        <m:r>
          <w:rPr>
            <w:rFonts w:ascii="Cambria Math" w:hAnsi="Cambria Math"/>
          </w:rPr>
          <m:t>α</m:t>
        </m:r>
      </m:oMath>
      <w:r>
        <w:t xml:space="preserve"> noch viel Rauschen durchlässt. Ein kleines </w:t>
      </w:r>
      <m:oMath>
        <m:r>
          <w:rPr>
            <w:rFonts w:ascii="Cambria Math" w:hAnsi="Cambria Math"/>
          </w:rPr>
          <m:t>α</m:t>
        </m:r>
      </m:oMath>
      <w:r>
        <w:t xml:space="preserve"> hat jedoch auch eine entsprechend größere Reaktionszeit, schließlich hinkt der Mittelwert der letzten 20 s dem Momentanwert hinterher. Als Mittelweg, mit dem Bonus, dass es sehr leicht zu berechnen ist, entscheiden wir uns für </w:t>
      </w:r>
      <m:oMath>
        <m:r>
          <w:rPr>
            <w:rFonts w:ascii="Cambria Math" w:hAnsi="Cambria Math"/>
          </w:rPr>
          <m:t>α=1</m:t>
        </m:r>
      </m:oMath>
      <w:r>
        <w:t>.</w:t>
      </w:r>
    </w:p>
    <w:p w14:paraId="5348DFB8" w14:textId="77777777" w:rsidR="00EB7EBD" w:rsidRDefault="00EB7EBD" w:rsidP="00EB7EBD">
      <w:pPr>
        <w:pStyle w:val="Flietext"/>
        <w:rPr>
          <w:color w:val="FF0000"/>
        </w:rPr>
      </w:pPr>
      <w:r>
        <w:t xml:space="preserve">Jetzt wo die Messung als glatte Funktion betrachtet werden kann, kann versucht werden, die Parameter zu finden, die </w:t>
      </w:r>
      <m:oMath>
        <m:r>
          <w:rPr>
            <w:rFonts w:ascii="Cambria Math" w:hAnsi="Cambria Math"/>
          </w:rPr>
          <m:t>x(t)</m:t>
        </m:r>
      </m:oMath>
      <w:r>
        <w:t xml:space="preserve"> nach einem vorgegebenen Modell in eine Funktion </w:t>
      </w:r>
      <m:oMath>
        <m:r>
          <w:rPr>
            <w:rFonts w:ascii="Cambria Math" w:hAnsi="Cambria Math"/>
          </w:rPr>
          <m:t>y</m:t>
        </m:r>
        <m:d>
          <m:dPr>
            <m:ctrlPr>
              <w:rPr>
                <w:rFonts w:ascii="Cambria Math" w:hAnsi="Cambria Math"/>
                <w:i/>
              </w:rPr>
            </m:ctrlPr>
          </m:dPr>
          <m:e>
            <m:r>
              <w:rPr>
                <w:rFonts w:ascii="Cambria Math" w:hAnsi="Cambria Math"/>
              </w:rPr>
              <m:t>t</m:t>
            </m:r>
          </m:e>
        </m:d>
      </m:oMath>
      <w:r>
        <w:t xml:space="preserve"> transformieren, welche möglichst nah an der Referenzmessung </w:t>
      </w:r>
      <m:oMath>
        <m:r>
          <w:rPr>
            <w:rFonts w:ascii="Cambria Math" w:hAnsi="Cambria Math"/>
          </w:rPr>
          <m:t>m(t)</m:t>
        </m:r>
      </m:oMath>
      <w:r>
        <w:t xml:space="preserve"> (Abb. 9, links) liegt. Dazu muss als erstes das Modell aufgestellt werden. Da</w:t>
      </w:r>
      <w:r w:rsidRPr="003A4B7E">
        <w:t xml:space="preserve"> </w:t>
      </w:r>
      <w:r>
        <w:t xml:space="preserve">sich die </w:t>
      </w:r>
      <w:r>
        <w:lastRenderedPageBreak/>
        <w:t xml:space="preserve">Kurven bereits sehr ähnlich sehen (siehe auch Abbildung 13, oben und mittig), sollte das folgende simple Modell </w:t>
      </w:r>
      <w:proofErr w:type="spellStart"/>
      <w:proofErr w:type="gramStart"/>
      <w:r>
        <w:t>hinreichen:</w:t>
      </w:r>
      <w:r w:rsidRPr="00574EC6">
        <w:rPr>
          <w:color w:val="FF0000"/>
        </w:rPr>
        <w:t>GLEICHUNG</w:t>
      </w:r>
      <w:proofErr w:type="spellEnd"/>
      <w:proofErr w:type="gramEnd"/>
      <w:r w:rsidRPr="00574EC6">
        <w:rPr>
          <w:color w:val="FF0000"/>
        </w:rPr>
        <w:t xml:space="preserve"> 1</w:t>
      </w:r>
    </w:p>
    <w:tbl>
      <w:tblPr>
        <w:tblStyle w:val="FormelTabelle"/>
        <w:tblW w:w="0" w:type="auto"/>
        <w:tblLayout w:type="fixed"/>
        <w:tblLook w:val="04A0" w:firstRow="1" w:lastRow="0" w:firstColumn="1" w:lastColumn="0" w:noHBand="0" w:noVBand="1"/>
      </w:tblPr>
      <w:tblGrid>
        <w:gridCol w:w="1409"/>
        <w:gridCol w:w="5670"/>
        <w:gridCol w:w="1409"/>
      </w:tblGrid>
      <w:tr w:rsidR="00EB7EBD" w14:paraId="596939B4" w14:textId="77777777" w:rsidTr="003F7232">
        <w:tc>
          <w:tcPr>
            <w:tcW w:w="1409" w:type="dxa"/>
          </w:tcPr>
          <w:p w14:paraId="77FEBD9D" w14:textId="77777777" w:rsidR="00EB7EBD" w:rsidRDefault="00EB7EBD" w:rsidP="00C028C5">
            <w:pPr>
              <w:pStyle w:val="Flietext"/>
            </w:pPr>
          </w:p>
        </w:tc>
        <w:tc>
          <w:tcPr>
            <w:tcW w:w="5670" w:type="dxa"/>
          </w:tcPr>
          <w:p w14:paraId="02BD32F0" w14:textId="4A5D610E" w:rsidR="00EB7EBD" w:rsidRDefault="00EB7EBD" w:rsidP="00C028C5">
            <w:pPr>
              <w:pStyle w:val="Formel"/>
            </w:pPr>
            <m:oMathPara>
              <m:oMath>
                <m:r>
                  <w:rPr>
                    <w:rFonts w:eastAsiaTheme="minorEastAsia"/>
                  </w:rPr>
                  <m:t>y</m:t>
                </m:r>
                <m:d>
                  <m:dPr>
                    <m:ctrlPr/>
                  </m:dPr>
                  <m:e>
                    <m:r>
                      <w:rPr>
                        <w:rFonts w:eastAsiaTheme="minorEastAsia"/>
                      </w:rPr>
                      <m:t>t</m:t>
                    </m:r>
                    <m:r>
                      <m:t>;</m:t>
                    </m:r>
                    <m:sSub>
                      <m:sSubPr>
                        <m:ctrlPr/>
                      </m:sSubPr>
                      <m:e>
                        <m:r>
                          <w:rPr>
                            <w:rFonts w:eastAsiaTheme="minorEastAsia"/>
                          </w:rPr>
                          <m:t>t</m:t>
                        </m:r>
                      </m:e>
                      <m:sub>
                        <m:r>
                          <m:t>0</m:t>
                        </m:r>
                      </m:sub>
                    </m:sSub>
                    <m:r>
                      <m:t xml:space="preserve">, </m:t>
                    </m:r>
                    <m:r>
                      <w:rPr>
                        <w:rFonts w:eastAsiaTheme="minorEastAsia"/>
                      </w:rPr>
                      <m:t>k</m:t>
                    </m:r>
                    <m:r>
                      <m:t xml:space="preserve">, </m:t>
                    </m:r>
                    <m:r>
                      <w:rPr>
                        <w:rFonts w:eastAsiaTheme="minorEastAsia"/>
                      </w:rPr>
                      <m:t>b</m:t>
                    </m:r>
                  </m:e>
                </m:d>
                <m:r>
                  <m:t>=</m:t>
                </m:r>
                <m:r>
                  <w:rPr>
                    <w:rFonts w:eastAsiaTheme="minorEastAsia"/>
                  </w:rPr>
                  <m:t>k</m:t>
                </m:r>
                <m:acc>
                  <m:accPr>
                    <m:chr m:val="̅"/>
                    <m:ctrlPr/>
                  </m:accPr>
                  <m:e>
                    <m:r>
                      <w:rPr>
                        <w:rFonts w:eastAsiaTheme="minorEastAsia"/>
                      </w:rPr>
                      <m:t>x</m:t>
                    </m:r>
                  </m:e>
                </m:acc>
                <m:d>
                  <m:dPr>
                    <m:ctrlPr/>
                  </m:dPr>
                  <m:e>
                    <m:r>
                      <w:rPr>
                        <w:rFonts w:eastAsiaTheme="minorEastAsia"/>
                      </w:rPr>
                      <m:t>t</m:t>
                    </m:r>
                    <m:r>
                      <m:t>-</m:t>
                    </m:r>
                    <m:sSub>
                      <m:sSubPr>
                        <m:ctrlPr/>
                      </m:sSubPr>
                      <m:e>
                        <m:r>
                          <w:rPr>
                            <w:rFonts w:eastAsiaTheme="minorEastAsia"/>
                          </w:rPr>
                          <m:t>t</m:t>
                        </m:r>
                      </m:e>
                      <m:sub>
                        <m:r>
                          <m:t>0</m:t>
                        </m:r>
                      </m:sub>
                    </m:sSub>
                  </m:e>
                </m:d>
                <m:r>
                  <m:t>+</m:t>
                </m:r>
                <m:r>
                  <w:rPr>
                    <w:rFonts w:eastAsiaTheme="minorEastAsia"/>
                  </w:rPr>
                  <m:t>b</m:t>
                </m:r>
                <m:r>
                  <m:t>.</m:t>
                </m:r>
              </m:oMath>
            </m:oMathPara>
          </w:p>
        </w:tc>
        <w:tc>
          <w:tcPr>
            <w:tcW w:w="1409" w:type="dxa"/>
          </w:tcPr>
          <w:p w14:paraId="2F57E141" w14:textId="5182B3E4" w:rsidR="00EB7EBD" w:rsidRDefault="00EB7EBD" w:rsidP="00C028C5">
            <w:pPr>
              <w:pStyle w:val="FormelNummer"/>
            </w:pPr>
            <w:r>
              <w:t>(</w:t>
            </w:r>
            <w:fldSimple w:instr=" SEQ Formel \* ARABIC ">
              <w:r>
                <w:rPr>
                  <w:noProof/>
                </w:rPr>
                <w:t>18</w:t>
              </w:r>
            </w:fldSimple>
            <w:r>
              <w:t>)</w:t>
            </w:r>
          </w:p>
        </w:tc>
      </w:tr>
    </w:tbl>
    <w:p w14:paraId="0C256DD3" w14:textId="77777777" w:rsidR="00EB7EBD" w:rsidRDefault="00EB7EBD" w:rsidP="00EB7EBD">
      <w:pPr>
        <w:pStyle w:val="Flietext"/>
      </w:pPr>
      <w:r>
        <w:t xml:space="preserve">Die Zeitverschiebung um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kommt daher, dass die Reaktionszeiten der zwei Messgeräte (MIREX und Nephelometer) identisch sind. Ansonsten </w:t>
      </w:r>
      <w:proofErr w:type="gramStart"/>
      <w:r>
        <w:t>sollen</w:t>
      </w:r>
      <w:proofErr w:type="gramEnd"/>
      <w:r>
        <w:t xml:space="preserve"> also nur ein linearer Faktor </w:t>
      </w:r>
      <m:oMath>
        <m:r>
          <w:rPr>
            <w:rFonts w:ascii="Cambria Math" w:hAnsi="Cambria Math"/>
          </w:rPr>
          <m:t>k</m:t>
        </m:r>
      </m:oMath>
      <w:r>
        <w:t xml:space="preserve"> und ein konstanter additiver Parameter </w:t>
      </w:r>
      <m:oMath>
        <m:r>
          <w:rPr>
            <w:rFonts w:ascii="Cambria Math" w:hAnsi="Cambria Math"/>
          </w:rPr>
          <m:t>b</m:t>
        </m:r>
      </m:oMath>
      <w:r>
        <w:t xml:space="preserve"> gefunden werden.</w:t>
      </w:r>
    </w:p>
    <w:p w14:paraId="5AA63118" w14:textId="5D3297E6" w:rsidR="00EB7EBD" w:rsidRDefault="00EB7EBD" w:rsidP="00EB7EBD">
      <w:pPr>
        <w:pStyle w:val="Grafik"/>
      </w:pPr>
      <w:r>
        <w:drawing>
          <wp:inline distT="0" distB="0" distL="0" distR="0" wp14:anchorId="5D5F5196" wp14:editId="2CC9BFD6">
            <wp:extent cx="5040000" cy="3776400"/>
            <wp:effectExtent l="0" t="0" r="8255"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12F2F865" w14:textId="39ACCDF5" w:rsidR="00EB7EBD" w:rsidRDefault="00EB7EBD" w:rsidP="00EB7EBD">
      <w:pPr>
        <w:pStyle w:val="Grafikunterschrift"/>
      </w:pPr>
      <w:bookmarkStart w:id="206" w:name="_Toc37765025"/>
      <w:bookmarkStart w:id="207" w:name="_Toc37834701"/>
      <w:r>
        <w:t xml:space="preserve">Abbildung </w:t>
      </w:r>
      <w:fldSimple w:instr=" STYLEREF 1 \s ">
        <w:r>
          <w:rPr>
            <w:noProof/>
          </w:rPr>
          <w:t>4</w:t>
        </w:r>
      </w:fldSimple>
      <w:r>
        <w:t>.</w:t>
      </w:r>
      <w:fldSimple w:instr=" SEQ Abbildung \* ARABIC \s 1 ">
        <w:r>
          <w:rPr>
            <w:noProof/>
          </w:rPr>
          <w:t>24</w:t>
        </w:r>
      </w:fldSimple>
      <w:r>
        <w:t xml:space="preserve">: Oben: Die Messung </w:t>
      </w:r>
      <m:oMath>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des Referenzmessgeräts. Mittig: Die verschobene und geglättete Messung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oMath>
      <w:r>
        <w:t xml:space="preserve"> des Nephelometers bei der Integrationszeit </w:t>
      </w:r>
      <m:oMath>
        <m:r>
          <w:rPr>
            <w:rFonts w:ascii="Cambria Math" w:hAnsi="Cambria Math"/>
          </w:rPr>
          <m:t>T</m:t>
        </m:r>
        <m:r>
          <m:rPr>
            <m:sty m:val="p"/>
          </m:rPr>
          <w:rPr>
            <w:rFonts w:ascii="Cambria Math" w:hAnsi="Cambria Math"/>
          </w:rPr>
          <m:t>=200</m:t>
        </m:r>
        <m:r>
          <m:rPr>
            <m:sty m:val="p"/>
          </m:rPr>
          <w:rPr>
            <w:rFonts w:ascii="Cambria Math" w:eastAsiaTheme="minorEastAsia" w:hAnsi="Cambria Math"/>
          </w:rPr>
          <m:t> </m:t>
        </m:r>
        <m:r>
          <m:rPr>
            <m:nor/>
          </m:rPr>
          <w:rPr>
            <w:rFonts w:ascii="Cambria Math" w:eastAsiaTheme="minorEastAsia" w:hAnsi="Cambria Math"/>
            <w:i/>
          </w:rPr>
          <m:t>ms</m:t>
        </m:r>
      </m:oMath>
      <w:r>
        <w:rPr>
          <w:rFonts w:eastAsiaTheme="minorEastAsia"/>
        </w:rPr>
        <w:t xml:space="preserve">. Es ist gut zu erkennen, dass die zwei Kurven eine sehr ähnliche Form aufweisen, die absoluten Werte jedoch sehr unterschiedlich sind. Unten: Die zwei Kurven </w:t>
      </w:r>
      <m:oMath>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Pr>
          <w:rFonts w:eastAsiaTheme="minorEastAsia"/>
        </w:rPr>
        <w:t xml:space="preserve"> und </w:t>
      </w:r>
      <m:oMath>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Pr>
          <w:rFonts w:eastAsiaTheme="minorEastAsia"/>
        </w:rPr>
        <w:t xml:space="preserve"> mit den gefundenen Parametern. </w:t>
      </w:r>
      <m:oMath>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Pr>
          <w:rFonts w:eastAsiaTheme="minorEastAsia"/>
        </w:rPr>
        <w:t xml:space="preserve"> entspricht einer im Zeit- und Wertebereich verschobenen, sowie skalierten Funktion </w:t>
      </w: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rPr>
            </m:ctrlPr>
          </m:dPr>
          <m:e>
            <m:r>
              <w:rPr>
                <w:rFonts w:ascii="Cambria Math" w:eastAsiaTheme="minorEastAsia" w:hAnsi="Cambria Math"/>
              </w:rPr>
              <m:t>t</m:t>
            </m:r>
          </m:e>
        </m:d>
        <m:r>
          <m:rPr>
            <m:sty m:val="p"/>
          </m:rPr>
          <w:rPr>
            <w:rFonts w:ascii="Cambria Math" w:eastAsiaTheme="minorEastAsia" w:hAnsi="Cambria Math"/>
          </w:rPr>
          <m:t>.</m:t>
        </m:r>
      </m:oMath>
      <w:bookmarkEnd w:id="206"/>
      <w:bookmarkEnd w:id="207"/>
    </w:p>
    <w:p w14:paraId="5F74BD6E" w14:textId="77777777" w:rsidR="00EB7EBD" w:rsidRDefault="00EB7EBD" w:rsidP="00EB7EBD">
      <w:pPr>
        <w:pStyle w:val="Flietext"/>
      </w:pPr>
      <w:r>
        <w:t>Für die numerische Optimierung, mit der nach den Parametern gesucht wird, wird die folgende Fehlerfunktion verwendet:</w:t>
      </w:r>
    </w:p>
    <w:tbl>
      <w:tblPr>
        <w:tblStyle w:val="FormelTabelle"/>
        <w:tblW w:w="0" w:type="auto"/>
        <w:tblLayout w:type="fixed"/>
        <w:tblLook w:val="04A0" w:firstRow="1" w:lastRow="0" w:firstColumn="1" w:lastColumn="0" w:noHBand="0" w:noVBand="1"/>
      </w:tblPr>
      <w:tblGrid>
        <w:gridCol w:w="839"/>
        <w:gridCol w:w="6804"/>
        <w:gridCol w:w="839"/>
      </w:tblGrid>
      <w:tr w:rsidR="00EB7EBD" w14:paraId="4B412387" w14:textId="77777777" w:rsidTr="003F7232">
        <w:tc>
          <w:tcPr>
            <w:tcW w:w="839" w:type="dxa"/>
          </w:tcPr>
          <w:p w14:paraId="2069ACEE" w14:textId="77777777" w:rsidR="00EB7EBD" w:rsidRDefault="00EB7EBD" w:rsidP="00C028C5">
            <w:pPr>
              <w:pStyle w:val="Flietext"/>
            </w:pPr>
          </w:p>
        </w:tc>
        <w:tc>
          <w:tcPr>
            <w:tcW w:w="6804" w:type="dxa"/>
          </w:tcPr>
          <w:p w14:paraId="111BF5E3" w14:textId="1923F3CF" w:rsidR="00EB7EBD" w:rsidRDefault="00EB7EBD" w:rsidP="00C028C5">
            <w:pPr>
              <w:pStyle w:val="Formel"/>
            </w:pPr>
            <m:oMathPara>
              <m:oMath>
                <m:r>
                  <w:rPr>
                    <w:rFonts w:eastAsiaTheme="minorEastAsia"/>
                  </w:rPr>
                  <m:t>E</m:t>
                </m:r>
                <m:d>
                  <m:dPr>
                    <m:ctrlPr/>
                  </m:dPr>
                  <m:e>
                    <m:sSub>
                      <m:sSubPr>
                        <m:ctrlPr/>
                      </m:sSubPr>
                      <m:e>
                        <m:r>
                          <w:rPr>
                            <w:rFonts w:eastAsiaTheme="minorEastAsia"/>
                          </w:rPr>
                          <m:t>t</m:t>
                        </m:r>
                      </m:e>
                      <m:sub>
                        <m:r>
                          <m:t>0</m:t>
                        </m:r>
                      </m:sub>
                    </m:sSub>
                    <m:r>
                      <m:t xml:space="preserve">, </m:t>
                    </m:r>
                    <m:r>
                      <w:rPr>
                        <w:rFonts w:eastAsiaTheme="minorEastAsia"/>
                      </w:rPr>
                      <m:t>k</m:t>
                    </m:r>
                    <m:r>
                      <m:t xml:space="preserve">, </m:t>
                    </m:r>
                    <m:r>
                      <w:rPr>
                        <w:rFonts w:eastAsiaTheme="minorEastAsia"/>
                      </w:rPr>
                      <m:t>b</m:t>
                    </m:r>
                  </m:e>
                </m:d>
                <m:r>
                  <m:t>=</m:t>
                </m:r>
                <m:nary>
                  <m:naryPr>
                    <m:chr m:val="∑"/>
                    <m:limLoc m:val="undOvr"/>
                    <m:ctrlPr/>
                  </m:naryPr>
                  <m:sub>
                    <m:r>
                      <w:rPr>
                        <w:rFonts w:eastAsiaTheme="minorEastAsia"/>
                      </w:rPr>
                      <m:t>i</m:t>
                    </m:r>
                    <m:r>
                      <m:t>=0</m:t>
                    </m:r>
                  </m:sub>
                  <m:sup>
                    <m:f>
                      <m:fPr>
                        <m:ctrlPr/>
                      </m:fPr>
                      <m:num>
                        <m:sSub>
                          <m:sSubPr>
                            <m:ctrlPr/>
                          </m:sSubPr>
                          <m:e>
                            <m:r>
                              <w:rPr>
                                <w:rFonts w:eastAsiaTheme="minorEastAsia"/>
                              </w:rPr>
                              <m:t>T</m:t>
                            </m:r>
                          </m:e>
                          <m:sub>
                            <m:r>
                              <m:rPr>
                                <m:nor/>
                              </m:rPr>
                              <m:t>Messung</m:t>
                            </m:r>
                          </m:sub>
                        </m:sSub>
                      </m:num>
                      <m:den>
                        <m:r>
                          <m:t>∆</m:t>
                        </m:r>
                        <m:r>
                          <w:rPr>
                            <w:rFonts w:eastAsiaTheme="minorEastAsia"/>
                          </w:rPr>
                          <m:t>t</m:t>
                        </m:r>
                      </m:den>
                    </m:f>
                  </m:sup>
                  <m:e>
                    <m:sSup>
                      <m:sSupPr>
                        <m:ctrlPr/>
                      </m:sSupPr>
                      <m:e>
                        <m:d>
                          <m:dPr>
                            <m:ctrlPr/>
                          </m:dPr>
                          <m:e>
                            <m:r>
                              <w:rPr>
                                <w:rFonts w:eastAsiaTheme="minorEastAsia"/>
                              </w:rPr>
                              <m:t>m</m:t>
                            </m:r>
                            <m:d>
                              <m:dPr>
                                <m:ctrlPr/>
                              </m:dPr>
                              <m:e>
                                <m:r>
                                  <w:rPr>
                                    <w:rFonts w:eastAsiaTheme="minorEastAsia"/>
                                  </w:rPr>
                                  <m:t>i</m:t>
                                </m:r>
                                <m:r>
                                  <m:t>∆</m:t>
                                </m:r>
                                <m:r>
                                  <w:rPr>
                                    <w:rFonts w:eastAsiaTheme="minorEastAsia"/>
                                  </w:rPr>
                                  <m:t>t</m:t>
                                </m:r>
                              </m:e>
                            </m:d>
                            <m:r>
                              <m:t>-</m:t>
                            </m:r>
                            <m:r>
                              <w:rPr>
                                <w:rFonts w:eastAsiaTheme="minorEastAsia"/>
                              </w:rPr>
                              <m:t>y</m:t>
                            </m:r>
                            <m:d>
                              <m:dPr>
                                <m:ctrlPr/>
                              </m:dPr>
                              <m:e>
                                <m:r>
                                  <w:rPr>
                                    <w:rFonts w:eastAsiaTheme="minorEastAsia"/>
                                  </w:rPr>
                                  <m:t>i</m:t>
                                </m:r>
                                <m:r>
                                  <m:t>∆</m:t>
                                </m:r>
                                <m:r>
                                  <w:rPr>
                                    <w:rFonts w:eastAsiaTheme="minorEastAsia"/>
                                  </w:rPr>
                                  <m:t>t</m:t>
                                </m:r>
                                <m:r>
                                  <m:t>;</m:t>
                                </m:r>
                                <m:sSub>
                                  <m:sSubPr>
                                    <m:ctrlPr/>
                                  </m:sSubPr>
                                  <m:e>
                                    <m:r>
                                      <w:rPr>
                                        <w:rFonts w:eastAsiaTheme="minorEastAsia"/>
                                      </w:rPr>
                                      <m:t>t</m:t>
                                    </m:r>
                                  </m:e>
                                  <m:sub>
                                    <m:r>
                                      <m:t>0</m:t>
                                    </m:r>
                                  </m:sub>
                                </m:sSub>
                                <m:r>
                                  <m:t xml:space="preserve">, </m:t>
                                </m:r>
                                <m:r>
                                  <w:rPr>
                                    <w:rFonts w:eastAsiaTheme="minorEastAsia"/>
                                  </w:rPr>
                                  <m:t>k</m:t>
                                </m:r>
                                <m:r>
                                  <m:t xml:space="preserve">, </m:t>
                                </m:r>
                                <m:r>
                                  <w:rPr>
                                    <w:rFonts w:eastAsiaTheme="minorEastAsia"/>
                                  </w:rPr>
                                  <m:t>b</m:t>
                                </m:r>
                              </m:e>
                            </m:d>
                          </m:e>
                        </m:d>
                      </m:e>
                      <m:sup>
                        <m:r>
                          <m:t>2</m:t>
                        </m:r>
                      </m:sup>
                    </m:sSup>
                  </m:e>
                </m:nary>
                <m:d>
                  <m:dPr>
                    <m:begChr m:val="{"/>
                    <m:endChr m:val=""/>
                    <m:ctrlPr/>
                  </m:dPr>
                  <m:e>
                    <m:eqArr>
                      <m:eqArrPr>
                        <m:ctrlPr/>
                      </m:eqArrPr>
                      <m:e>
                        <m:r>
                          <m:t xml:space="preserve">2, </m:t>
                        </m:r>
                        <m:r>
                          <w:rPr>
                            <w:rFonts w:eastAsiaTheme="minorEastAsia"/>
                          </w:rPr>
                          <m:t>i</m:t>
                        </m:r>
                        <m:r>
                          <m:t>∆</m:t>
                        </m:r>
                        <m:r>
                          <w:rPr>
                            <w:rFonts w:eastAsiaTheme="minorEastAsia"/>
                          </w:rPr>
                          <m:t>t</m:t>
                        </m:r>
                        <m:r>
                          <m:t xml:space="preserve">&lt;100 </m:t>
                        </m:r>
                        <m:r>
                          <m:rPr>
                            <m:nor/>
                          </m:rPr>
                          <m:t>s</m:t>
                        </m:r>
                      </m:e>
                      <m:e>
                        <m:r>
                          <m:t xml:space="preserve">1, </m:t>
                        </m:r>
                        <m:r>
                          <m:rPr>
                            <m:nor/>
                          </m:rPr>
                          <m:t>sonst</m:t>
                        </m:r>
                      </m:e>
                    </m:eqArr>
                  </m:e>
                </m:d>
                <m:r>
                  <m:t>,</m:t>
                </m:r>
              </m:oMath>
            </m:oMathPara>
          </w:p>
        </w:tc>
        <w:tc>
          <w:tcPr>
            <w:tcW w:w="839" w:type="dxa"/>
          </w:tcPr>
          <w:p w14:paraId="78B4CD9E" w14:textId="181A7145" w:rsidR="00EB7EBD" w:rsidRDefault="00EB7EBD" w:rsidP="00C028C5">
            <w:pPr>
              <w:pStyle w:val="FormelNummer"/>
            </w:pPr>
            <w:r>
              <w:t>(</w:t>
            </w:r>
            <w:fldSimple w:instr=" SEQ Formel \* ARABIC ">
              <w:r>
                <w:rPr>
                  <w:noProof/>
                </w:rPr>
                <w:t>19</w:t>
              </w:r>
            </w:fldSimple>
            <w:r>
              <w:t>)</w:t>
            </w:r>
          </w:p>
        </w:tc>
      </w:tr>
    </w:tbl>
    <w:p w14:paraId="771573F3" w14:textId="77777777" w:rsidR="00EB7EBD" w:rsidRDefault="00EB7EBD" w:rsidP="00EB7EBD">
      <w:pPr>
        <w:pStyle w:val="Flietext"/>
      </w:pPr>
      <w:r>
        <w:t xml:space="preserve">wobei </w:t>
      </w:r>
      <m:oMath>
        <m:sSub>
          <m:sSubPr>
            <m:ctrlPr>
              <w:rPr>
                <w:rFonts w:ascii="Cambria Math" w:hAnsi="Cambria Math"/>
                <w:i/>
              </w:rPr>
            </m:ctrlPr>
          </m:sSubPr>
          <m:e>
            <m:r>
              <w:rPr>
                <w:rFonts w:ascii="Cambria Math" w:hAnsi="Cambria Math"/>
              </w:rPr>
              <m:t>T</m:t>
            </m:r>
          </m:e>
          <m:sub>
            <m:r>
              <m:rPr>
                <m:nor/>
              </m:rPr>
              <w:rPr>
                <w:rFonts w:ascii="Cambria Math" w:hAnsi="Cambria Math"/>
              </w:rPr>
              <m:t>Messung</m:t>
            </m:r>
          </m:sub>
        </m:sSub>
      </m:oMath>
      <w:r>
        <w:t xml:space="preserve"> die gesamte Zeit der Messung (ca. 20 min) und </w:t>
      </w:r>
      <m:oMath>
        <m:r>
          <w:rPr>
            <w:rFonts w:ascii="Cambria Math" w:hAnsi="Cambria Math"/>
          </w:rPr>
          <m:t>∆t=500</m:t>
        </m:r>
      </m:oMath>
      <w:r>
        <w:t xml:space="preserve"> ms der zeitliche Abstand zwischen zwei Messwerten ist. Es wird also die Methode der kleinsten Quadrate verwendet. Zusätzlich wird von der Fehlerfunktion der Zeitbereich unter 100 s doppelt gewichtet, damit es möglichst keine systematische Abweichung im 0 dB-Bereich gibt. Damit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bestimmt werden kann, werden die verwendeten Funktionen so erweitert, dass sie außerhalb des Definitionsbereichs einen Fehler von 0 zurückgeben. Damit dies nicht dazu führt, dass der Optimierungsalgorithmus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riesig wählt, sodass die resultierende Funktion nirgendwo definiert ist (und der Fehler Null ist), wird der Suchbereich für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auf das Intervall [-50 s, 50 s] begrenzt. Die gefundenen Parameter sind in Tabelle 2 zu sehen. Das Resultat der Transformation ist in </w:t>
      </w:r>
      <w:r w:rsidRPr="00574EC6">
        <w:rPr>
          <w:color w:val="FF0000"/>
        </w:rPr>
        <w:t>Abbildung 13</w:t>
      </w:r>
      <w:r>
        <w:t xml:space="preserve"> zu erkennen, wo </w:t>
      </w:r>
      <m:oMath>
        <m:r>
          <w:rPr>
            <w:rFonts w:ascii="Cambria Math" w:hAnsi="Cambria Math"/>
          </w:rPr>
          <m:t>y(t)</m:t>
        </m:r>
      </m:oMath>
      <w:r>
        <w:t xml:space="preserve"> und </w:t>
      </w:r>
      <m:oMath>
        <m:r>
          <w:rPr>
            <w:rFonts w:ascii="Cambria Math" w:hAnsi="Cambria Math"/>
          </w:rPr>
          <m:t>m(t)</m:t>
        </m:r>
      </m:oMath>
      <w:r>
        <w:t xml:space="preserve"> im gleichen Graphen gezeichnet sind.</w:t>
      </w:r>
    </w:p>
    <w:tbl>
      <w:tblPr>
        <w:tblStyle w:val="PlainTable1"/>
        <w:tblW w:w="0" w:type="auto"/>
        <w:tblLook w:val="0420" w:firstRow="1" w:lastRow="0" w:firstColumn="0" w:lastColumn="0" w:noHBand="0" w:noVBand="1"/>
      </w:tblPr>
      <w:tblGrid>
        <w:gridCol w:w="2815"/>
        <w:gridCol w:w="2846"/>
        <w:gridCol w:w="2833"/>
      </w:tblGrid>
      <w:tr w:rsidR="00EB7EBD" w14:paraId="532EC86F" w14:textId="77777777" w:rsidTr="00C028C5">
        <w:trPr>
          <w:cnfStyle w:val="100000000000" w:firstRow="1" w:lastRow="0" w:firstColumn="0" w:lastColumn="0" w:oddVBand="0" w:evenVBand="0" w:oddHBand="0" w:evenHBand="0" w:firstRowFirstColumn="0" w:firstRowLastColumn="0" w:lastRowFirstColumn="0" w:lastRowLastColumn="0"/>
        </w:trPr>
        <w:tc>
          <w:tcPr>
            <w:tcW w:w="3020" w:type="dxa"/>
          </w:tcPr>
          <w:p w14:paraId="0D0E2100" w14:textId="77777777" w:rsidR="00EB7EBD" w:rsidRDefault="00182654" w:rsidP="00C028C5">
            <w:pPr>
              <w:pStyle w:val="Flietext"/>
              <w:rPr>
                <w:rFonts w:eastAsiaTheme="minorEastAsia"/>
              </w:rPr>
            </w:pPr>
            <m:oMathPara>
              <m:oMath>
                <m:sSub>
                  <m:sSubPr>
                    <m:ctrlPr>
                      <w:rPr>
                        <w:rFonts w:ascii="Cambria Math" w:hAnsi="Cambria Math"/>
                        <w:b w:val="0"/>
                        <w:bCs w:val="0"/>
                      </w:rPr>
                    </m:ctrlPr>
                  </m:sSubPr>
                  <m:e>
                    <m:r>
                      <m:rPr>
                        <m:sty m:val="bi"/>
                      </m:rPr>
                      <w:rPr>
                        <w:rFonts w:ascii="Cambria Math" w:eastAsiaTheme="minorEastAsia" w:hAnsi="Cambria Math"/>
                      </w:rPr>
                      <m:t>t</m:t>
                    </m:r>
                  </m:e>
                  <m:sub>
                    <m:r>
                      <m:rPr>
                        <m:sty m:val="b"/>
                      </m:rPr>
                      <w:rPr>
                        <w:rFonts w:ascii="Cambria Math" w:hAnsi="Cambria Math"/>
                      </w:rPr>
                      <m:t>0</m:t>
                    </m:r>
                  </m:sub>
                </m:sSub>
              </m:oMath>
            </m:oMathPara>
          </w:p>
        </w:tc>
        <w:tc>
          <w:tcPr>
            <w:tcW w:w="3021" w:type="dxa"/>
          </w:tcPr>
          <w:p w14:paraId="7214A9E1" w14:textId="77777777" w:rsidR="00EB7EBD" w:rsidRPr="00D9434A" w:rsidRDefault="00EB7EBD" w:rsidP="00C028C5">
            <w:pPr>
              <w:pStyle w:val="Flietext"/>
            </w:pPr>
            <m:oMathPara>
              <m:oMath>
                <m:r>
                  <m:rPr>
                    <m:sty m:val="bi"/>
                  </m:rPr>
                  <w:rPr>
                    <w:rFonts w:ascii="Cambria Math" w:hAnsi="Cambria Math"/>
                  </w:rPr>
                  <m:t>k</m:t>
                </m:r>
              </m:oMath>
            </m:oMathPara>
          </w:p>
        </w:tc>
        <w:tc>
          <w:tcPr>
            <w:tcW w:w="3021" w:type="dxa"/>
          </w:tcPr>
          <w:p w14:paraId="1DC61560" w14:textId="77777777" w:rsidR="00EB7EBD" w:rsidRDefault="00EB7EBD" w:rsidP="00C028C5">
            <w:pPr>
              <w:pStyle w:val="Flietext"/>
            </w:pPr>
            <m:oMathPara>
              <m:oMath>
                <m:r>
                  <m:rPr>
                    <m:sty m:val="bi"/>
                  </m:rPr>
                  <w:rPr>
                    <w:rFonts w:ascii="Cambria Math" w:hAnsi="Cambria Math"/>
                  </w:rPr>
                  <m:t>b</m:t>
                </m:r>
              </m:oMath>
            </m:oMathPara>
          </w:p>
        </w:tc>
      </w:tr>
      <w:tr w:rsidR="00EB7EBD" w14:paraId="44BD054E" w14:textId="77777777" w:rsidTr="00C028C5">
        <w:trPr>
          <w:cnfStyle w:val="000000100000" w:firstRow="0" w:lastRow="0" w:firstColumn="0" w:lastColumn="0" w:oddVBand="0" w:evenVBand="0" w:oddHBand="1" w:evenHBand="0" w:firstRowFirstColumn="0" w:firstRowLastColumn="0" w:lastRowFirstColumn="0" w:lastRowLastColumn="0"/>
        </w:trPr>
        <w:tc>
          <w:tcPr>
            <w:tcW w:w="3020" w:type="dxa"/>
          </w:tcPr>
          <w:p w14:paraId="44CC2BE2" w14:textId="77777777" w:rsidR="00EB7EBD" w:rsidRDefault="00EB7EBD" w:rsidP="00C028C5">
            <w:pPr>
              <w:pStyle w:val="Flietext"/>
            </w:pPr>
            <w:r>
              <w:t>18,25 s</w:t>
            </w:r>
          </w:p>
        </w:tc>
        <w:tc>
          <w:tcPr>
            <w:tcW w:w="3021" w:type="dxa"/>
          </w:tcPr>
          <w:p w14:paraId="67BC439B" w14:textId="77777777" w:rsidR="00EB7EBD" w:rsidRDefault="00EB7EBD" w:rsidP="00C028C5">
            <w:pPr>
              <w:pStyle w:val="Flietext"/>
            </w:pPr>
            <w:r>
              <w:t>0,0372 dB</w:t>
            </w:r>
          </w:p>
        </w:tc>
        <w:tc>
          <w:tcPr>
            <w:tcW w:w="3021" w:type="dxa"/>
          </w:tcPr>
          <w:p w14:paraId="3C7A8E97" w14:textId="77777777" w:rsidR="00EB7EBD" w:rsidRDefault="00EB7EBD" w:rsidP="00C028C5">
            <w:pPr>
              <w:pStyle w:val="Flietext"/>
            </w:pPr>
            <w:r>
              <w:t>-21,70 dB</w:t>
            </w:r>
          </w:p>
        </w:tc>
      </w:tr>
    </w:tbl>
    <w:p w14:paraId="3CA1AF84" w14:textId="52E33D86" w:rsidR="00EB7EBD" w:rsidRDefault="00EB7EBD" w:rsidP="00EB7EBD">
      <w:pPr>
        <w:pStyle w:val="1ZGrafikunterschrift"/>
        <w:rPr>
          <w:color w:val="FF0000"/>
        </w:rPr>
      </w:pPr>
      <w:r>
        <w:t xml:space="preserve">Tabelle </w:t>
      </w:r>
      <w:fldSimple w:instr=" STYLEREF 1 \s ">
        <w:r>
          <w:rPr>
            <w:noProof/>
          </w:rPr>
          <w:t>4</w:t>
        </w:r>
      </w:fldSimple>
      <w:r>
        <w:t>.</w:t>
      </w:r>
      <w:fldSimple w:instr=" SEQ Tabelle \* ARABIC \s 1 ">
        <w:r>
          <w:rPr>
            <w:noProof/>
          </w:rPr>
          <w:t>3</w:t>
        </w:r>
      </w:fldSimple>
      <w:r>
        <w:t>.</w:t>
      </w:r>
      <w:r w:rsidRPr="001969DE">
        <w:t xml:space="preserve"> </w:t>
      </w:r>
      <w:r>
        <w:t xml:space="preserve">Die gefundenen Parameter für das Modell aus </w:t>
      </w:r>
      <w:r w:rsidRPr="001969DE">
        <w:rPr>
          <w:color w:val="FF0000"/>
        </w:rPr>
        <w:t>GLEICHUNG 1</w:t>
      </w:r>
    </w:p>
    <w:p w14:paraId="38153600" w14:textId="77777777" w:rsidR="00EB7EBD" w:rsidRDefault="00EB7EBD" w:rsidP="00EB7EBD">
      <w:pPr>
        <w:pStyle w:val="Flietext"/>
      </w:pPr>
      <w:r>
        <w:t xml:space="preserve">Als letztes muss der Parameter </w:t>
      </w:r>
      <m:oMath>
        <m:r>
          <w:rPr>
            <w:rFonts w:ascii="Cambria Math" w:hAnsi="Cambria Math"/>
          </w:rPr>
          <m:t>k</m:t>
        </m:r>
      </m:oMath>
      <w:r>
        <w:t xml:space="preserve"> noch auf die zu benutzende Integrationszeit </w:t>
      </w:r>
      <m:oMath>
        <m:r>
          <w:rPr>
            <w:rFonts w:ascii="Cambria Math" w:hAnsi="Cambria Math"/>
          </w:rPr>
          <m:t>T = 100</m:t>
        </m:r>
      </m:oMath>
      <w:r>
        <w:t xml:space="preserve"> ms angepasst werden. Dies ist leicht mit dem oben definierten </w:t>
      </w:r>
      <m:oMath>
        <m:r>
          <w:rPr>
            <w:rFonts w:ascii="Cambria Math" w:hAnsi="Cambria Math"/>
          </w:rPr>
          <m:t>λ</m:t>
        </m:r>
      </m:oMath>
      <w:r>
        <w:t>-Faktor gemacht:</w:t>
      </w:r>
    </w:p>
    <w:tbl>
      <w:tblPr>
        <w:tblStyle w:val="FormelTabelle"/>
        <w:tblW w:w="0" w:type="auto"/>
        <w:tblLayout w:type="fixed"/>
        <w:tblLook w:val="04A0" w:firstRow="1" w:lastRow="0" w:firstColumn="1" w:lastColumn="0" w:noHBand="0" w:noVBand="1"/>
      </w:tblPr>
      <w:tblGrid>
        <w:gridCol w:w="1409"/>
        <w:gridCol w:w="5670"/>
        <w:gridCol w:w="1409"/>
      </w:tblGrid>
      <w:tr w:rsidR="00EB7EBD" w14:paraId="7103F1FA" w14:textId="77777777" w:rsidTr="003F7232">
        <w:tc>
          <w:tcPr>
            <w:tcW w:w="1409" w:type="dxa"/>
          </w:tcPr>
          <w:p w14:paraId="570AB901" w14:textId="77777777" w:rsidR="00EB7EBD" w:rsidRDefault="00EB7EBD" w:rsidP="00C028C5">
            <w:pPr>
              <w:pStyle w:val="Flietext"/>
            </w:pPr>
          </w:p>
        </w:tc>
        <w:tc>
          <w:tcPr>
            <w:tcW w:w="5670" w:type="dxa"/>
          </w:tcPr>
          <w:p w14:paraId="51684A42" w14:textId="77777777" w:rsidR="00EB7EBD" w:rsidRPr="00316506" w:rsidRDefault="00182654" w:rsidP="00C028C5">
            <w:pPr>
              <w:pStyle w:val="Formel"/>
              <w:rPr>
                <w:lang w:val="en-US"/>
              </w:rPr>
            </w:pPr>
            <m:oMathPara>
              <m:oMath>
                <m:sSub>
                  <m:sSubPr>
                    <m:ctrlPr/>
                  </m:sSubPr>
                  <m:e>
                    <m:r>
                      <w:rPr>
                        <w:rFonts w:eastAsiaTheme="minorEastAsia"/>
                      </w:rPr>
                      <m:t>k</m:t>
                    </m:r>
                  </m:e>
                  <m:sub>
                    <m:r>
                      <w:rPr>
                        <w:lang w:val="en-US"/>
                      </w:rPr>
                      <m:t>100</m:t>
                    </m:r>
                    <m:r>
                      <m:rPr>
                        <m:nor/>
                      </m:rPr>
                      <w:rPr>
                        <w:lang w:val="en-US"/>
                      </w:rPr>
                      <m:t>ms</m:t>
                    </m:r>
                  </m:sub>
                </m:sSub>
                <m:r>
                  <w:rPr>
                    <w:lang w:val="en-US"/>
                  </w:rPr>
                  <m:t>=</m:t>
                </m:r>
                <m:sSub>
                  <m:sSubPr>
                    <m:ctrlPr/>
                  </m:sSubPr>
                  <m:e>
                    <m:r>
                      <w:rPr>
                        <w:rFonts w:eastAsiaTheme="minorEastAsia"/>
                      </w:rPr>
                      <m:t>λ</m:t>
                    </m:r>
                  </m:e>
                  <m:sub>
                    <m:r>
                      <w:rPr>
                        <w:lang w:val="en-US"/>
                      </w:rPr>
                      <m:t>100</m:t>
                    </m:r>
                    <m:r>
                      <m:rPr>
                        <m:nor/>
                      </m:rPr>
                      <w:rPr>
                        <w:lang w:val="en-US"/>
                      </w:rPr>
                      <m:t>ms</m:t>
                    </m:r>
                    <m:r>
                      <w:rPr>
                        <w:lang w:val="en-US"/>
                      </w:rPr>
                      <m:t>→200</m:t>
                    </m:r>
                    <m:r>
                      <m:rPr>
                        <m:nor/>
                      </m:rPr>
                      <w:rPr>
                        <w:lang w:val="en-US"/>
                      </w:rPr>
                      <m:t>ms</m:t>
                    </m:r>
                  </m:sub>
                </m:sSub>
                <m:r>
                  <w:rPr>
                    <w:lang w:val="en-US"/>
                  </w:rPr>
                  <m:t>∙</m:t>
                </m:r>
                <m:r>
                  <w:rPr>
                    <w:rFonts w:eastAsiaTheme="minorEastAsia"/>
                  </w:rPr>
                  <m:t>k</m:t>
                </m:r>
                <m:r>
                  <w:rPr>
                    <w:lang w:val="en-US"/>
                  </w:rPr>
                  <m:t>=0,073 </m:t>
                </m:r>
                <m:r>
                  <m:rPr>
                    <m:nor/>
                  </m:rPr>
                  <w:rPr>
                    <w:lang w:val="en-US"/>
                  </w:rPr>
                  <m:t>dB</m:t>
                </m:r>
              </m:oMath>
            </m:oMathPara>
          </w:p>
        </w:tc>
        <w:tc>
          <w:tcPr>
            <w:tcW w:w="1409" w:type="dxa"/>
          </w:tcPr>
          <w:p w14:paraId="28F59939" w14:textId="77777777" w:rsidR="00EB7EBD" w:rsidRDefault="00EB7EBD" w:rsidP="00C028C5">
            <w:pPr>
              <w:pStyle w:val="FormelNummer"/>
            </w:pPr>
            <w:r>
              <w:t>(</w:t>
            </w:r>
            <w:fldSimple w:instr=" SEQ Formel \* ARABIC ">
              <w:r>
                <w:rPr>
                  <w:noProof/>
                </w:rPr>
                <w:t>20</w:t>
              </w:r>
            </w:fldSimple>
            <w:r>
              <w:t>)</w:t>
            </w:r>
          </w:p>
        </w:tc>
      </w:tr>
    </w:tbl>
    <w:p w14:paraId="72BC2CF2" w14:textId="558F98C8" w:rsidR="001969DE" w:rsidRPr="001969DE" w:rsidRDefault="00EB7EBD" w:rsidP="00EB7EBD">
      <w:pPr>
        <w:pStyle w:val="Flietext"/>
        <w:rPr>
          <w:rFonts w:eastAsiaTheme="minorEastAsia"/>
        </w:rPr>
      </w:pPr>
      <w:r w:rsidRPr="00B54E85">
        <w:t>In Abb</w:t>
      </w:r>
      <w:r>
        <w:t>ildung 14</w:t>
      </w:r>
      <w:r w:rsidRPr="00B54E85">
        <w:t xml:space="preserve"> ist</w:t>
      </w:r>
      <w:r>
        <w:t xml:space="preserve"> rechts</w:t>
      </w:r>
      <w:r w:rsidRPr="00B54E85">
        <w:t xml:space="preserve"> </w:t>
      </w:r>
      <w:r>
        <w:t xml:space="preserve">das Ergebnis der Transformation für die originalen (um den Mittelwert des gemessenen Hintergrundstörsignals verschobenen) Messdaten, </w:t>
      </w:r>
      <w:r w:rsidR="001969DE">
        <w:t xml:space="preserve">sowie die geglätteten Messdaten mit </w:t>
      </w:r>
      <m:oMath>
        <m:r>
          <w:rPr>
            <w:rFonts w:ascii="Cambria Math" w:hAnsi="Cambria Math"/>
          </w:rPr>
          <m:t>T=100</m:t>
        </m:r>
      </m:oMath>
      <w:r w:rsidR="001969DE">
        <w:rPr>
          <w:rFonts w:eastAsiaTheme="minorEastAsia"/>
        </w:rPr>
        <w:t xml:space="preserve"> ms dargestellt. Es ist zu sehen, dass die transformierte Kurve, abgesehen von etwas Rauschen, gut auf der Referenzkurve liegt. Links in Abbildung 14 ist dasselbe für alle Integrationszeiten geplottet. Wie zu erwarten war, sind die kleinsten Integrationszeiten </w:t>
      </w:r>
      <m:oMath>
        <m:r>
          <w:rPr>
            <w:rFonts w:ascii="Cambria Math" w:eastAsiaTheme="minorEastAsia" w:hAnsi="Cambria Math"/>
          </w:rPr>
          <m:t>T=10</m:t>
        </m:r>
      </m:oMath>
      <w:r w:rsidR="001969DE">
        <w:rPr>
          <w:rFonts w:eastAsiaTheme="minorEastAsia"/>
        </w:rPr>
        <w:t xml:space="preserve"> ms und </w:t>
      </w:r>
      <m:oMath>
        <m:r>
          <w:rPr>
            <w:rFonts w:ascii="Cambria Math" w:eastAsiaTheme="minorEastAsia" w:hAnsi="Cambria Math"/>
          </w:rPr>
          <w:lastRenderedPageBreak/>
          <m:t>T = 20</m:t>
        </m:r>
      </m:oMath>
      <w:r w:rsidR="001969DE">
        <w:rPr>
          <w:rFonts w:eastAsiaTheme="minorEastAsia"/>
        </w:rPr>
        <w:t xml:space="preserve"> ms sehr stark verrauscht. Dennoch scheint es bei allen Kurven der Fall zu sein, dass die Parameter, welche nur mit den </w:t>
      </w:r>
      <m:oMath>
        <m:r>
          <w:rPr>
            <w:rFonts w:ascii="Cambria Math" w:eastAsiaTheme="minorEastAsia" w:hAnsi="Cambria Math"/>
          </w:rPr>
          <m:t>T=200</m:t>
        </m:r>
      </m:oMath>
      <w:r w:rsidR="001969DE">
        <w:rPr>
          <w:rFonts w:eastAsiaTheme="minorEastAsia"/>
        </w:rPr>
        <w:t> ms Messwerten gefunden wurden, nah am Optimum liegen.</w:t>
      </w:r>
    </w:p>
    <w:p w14:paraId="597087EB" w14:textId="77777777" w:rsidR="00037124" w:rsidRDefault="000D2D29" w:rsidP="00BF65E4">
      <w:pPr>
        <w:pStyle w:val="Grafik"/>
      </w:pPr>
      <w:r>
        <w:drawing>
          <wp:inline distT="0" distB="0" distL="0" distR="0" wp14:anchorId="0B071ADD" wp14:editId="7AEA0C12">
            <wp:extent cx="5040000" cy="3776400"/>
            <wp:effectExtent l="0" t="0" r="8255"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776400"/>
                    </a:xfrm>
                    <a:prstGeom prst="rect">
                      <a:avLst/>
                    </a:prstGeom>
                  </pic:spPr>
                </pic:pic>
              </a:graphicData>
            </a:graphic>
          </wp:inline>
        </w:drawing>
      </w:r>
    </w:p>
    <w:p w14:paraId="58993340" w14:textId="3E5A1920" w:rsidR="000D2D29" w:rsidRDefault="00037124" w:rsidP="00037124">
      <w:pPr>
        <w:pStyle w:val="Grafikunterschrift"/>
        <w:rPr>
          <w:rFonts w:eastAsiaTheme="minorEastAsia"/>
        </w:rPr>
      </w:pPr>
      <w:bookmarkStart w:id="208" w:name="_Toc37765026"/>
      <w:bookmarkStart w:id="209" w:name="_Toc37834702"/>
      <w:r>
        <w:t xml:space="preserve">Abbildung </w:t>
      </w:r>
      <w:fldSimple w:instr=" STYLEREF 1 \s ">
        <w:r w:rsidR="004879BD">
          <w:rPr>
            <w:noProof/>
          </w:rPr>
          <w:t>4</w:t>
        </w:r>
      </w:fldSimple>
      <w:r w:rsidR="004879BD">
        <w:t>.</w:t>
      </w:r>
      <w:fldSimple w:instr=" SEQ Abbildung \* ARABIC \s 1 ">
        <w:r w:rsidR="004879BD">
          <w:rPr>
            <w:noProof/>
          </w:rPr>
          <w:t>25</w:t>
        </w:r>
      </w:fldSimple>
      <w:r>
        <w:t>:</w:t>
      </w:r>
      <w:r w:rsidRPr="00037124">
        <w:t xml:space="preserve"> </w:t>
      </w:r>
      <w:r>
        <w:t xml:space="preserve">Die resultierenden Transformationen (nach GLEICHUNG 1) mit den gefundenen Parametern (Tab. 2). Links: Transformation der geglätteten Messwerte aller Integrationszeiten. Rechts: Transformation der Messwerte bei </w:t>
      </w:r>
      <m:oMath>
        <m:r>
          <w:rPr>
            <w:rFonts w:ascii="Cambria Math" w:hAnsi="Cambria Math"/>
          </w:rPr>
          <m:t>T</m:t>
        </m:r>
        <m:r>
          <m:rPr>
            <m:sty m:val="p"/>
          </m:rPr>
          <w:rPr>
            <w:rFonts w:ascii="Cambria Math" w:hAnsi="Cambria Math"/>
          </w:rPr>
          <m:t>=100 </m:t>
        </m:r>
        <m:r>
          <m:rPr>
            <m:nor/>
          </m:rPr>
          <w:rPr>
            <w:rFonts w:ascii="Cambria Math" w:hAnsi="Cambria Math"/>
            <w:i/>
          </w:rPr>
          <m:t>ms</m:t>
        </m:r>
      </m:oMath>
      <w:r>
        <w:rPr>
          <w:rFonts w:eastAsiaTheme="minorEastAsia"/>
        </w:rPr>
        <w:t>.</w:t>
      </w:r>
      <w:bookmarkEnd w:id="208"/>
      <w:bookmarkEnd w:id="209"/>
    </w:p>
    <w:p w14:paraId="1F4ADC16" w14:textId="77777777" w:rsidR="000D2D29" w:rsidRDefault="000D2D29" w:rsidP="00C304B7">
      <w:pPr>
        <w:pStyle w:val="Flietext"/>
      </w:pPr>
      <w:r>
        <w:t xml:space="preserve">Der Parameter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wird im Folgenden keine Rolle mehr spielen. Er war nur ein Hilfsmittel, um die anderen beiden Parameter zu finden, selbst hat er aber keinen Einfluss auf den Funktionswert von </w:t>
      </w:r>
      <m:oMath>
        <m:r>
          <w:rPr>
            <w:rFonts w:ascii="Cambria Math" w:hAnsi="Cambria Math"/>
          </w:rPr>
          <m:t>y</m:t>
        </m:r>
        <m:d>
          <m:dPr>
            <m:ctrlPr>
              <w:rPr>
                <w:rFonts w:ascii="Cambria Math" w:hAnsi="Cambria Math"/>
                <w:i/>
              </w:rPr>
            </m:ctrlPr>
          </m:dPr>
          <m:e>
            <m:r>
              <w:rPr>
                <w:rFonts w:ascii="Cambria Math" w:hAnsi="Cambria Math"/>
              </w:rPr>
              <m:t>t</m:t>
            </m:r>
          </m:e>
        </m:d>
      </m:oMath>
      <w:r>
        <w:t xml:space="preserve"> und kann deshalb ignoriert werden. Wichtig ist, dass man sich darüber im Klaren ist, dass bei Messungen eine Verzögerung von ca. 20 s zu erwarten ist. Im Bedienungsprogramm, welches gleich beschrieben wird, werden nur die zwei Parameter </w:t>
      </w:r>
      <m:oMath>
        <m:sSub>
          <m:sSubPr>
            <m:ctrlPr>
              <w:rPr>
                <w:rFonts w:ascii="Cambria Math" w:hAnsi="Cambria Math"/>
                <w:i/>
              </w:rPr>
            </m:ctrlPr>
          </m:sSubPr>
          <m:e>
            <m:r>
              <w:rPr>
                <w:rFonts w:ascii="Cambria Math" w:hAnsi="Cambria Math"/>
              </w:rPr>
              <m:t>k</m:t>
            </m:r>
          </m:e>
          <m:sub>
            <m:r>
              <w:rPr>
                <w:rFonts w:ascii="Cambria Math" w:hAnsi="Cambria Math"/>
              </w:rPr>
              <m:t>100</m:t>
            </m:r>
            <m:r>
              <m:rPr>
                <m:nor/>
              </m:rPr>
              <w:rPr>
                <w:rFonts w:ascii="Cambria Math" w:hAnsi="Cambria Math"/>
              </w:rPr>
              <m:t>ms</m:t>
            </m:r>
          </m:sub>
        </m:sSub>
      </m:oMath>
      <w:r>
        <w:t xml:space="preserve"> und </w:t>
      </w:r>
      <m:oMath>
        <m:r>
          <w:rPr>
            <w:rFonts w:ascii="Cambria Math" w:hAnsi="Cambria Math"/>
          </w:rPr>
          <m:t>b</m:t>
        </m:r>
      </m:oMath>
      <w:r>
        <w:t xml:space="preserve"> verwendet.</w:t>
      </w:r>
    </w:p>
    <w:p w14:paraId="15E9EA46" w14:textId="77777777" w:rsidR="000D2D29" w:rsidRDefault="000D2D29" w:rsidP="00C304B7">
      <w:pPr>
        <w:pStyle w:val="Flietext"/>
      </w:pPr>
      <w:r>
        <w:t xml:space="preserve">Der Python-Code zur Erstellung aller Grafiken dieses und des vorletzten Abschnittes, sowie zur Bestimmung des „Aus“-Arbeitspunktes, der </w:t>
      </w:r>
      <m:oMath>
        <m:r>
          <w:rPr>
            <w:rFonts w:ascii="Cambria Math" w:hAnsi="Cambria Math"/>
          </w:rPr>
          <m:t>λ</m:t>
        </m:r>
      </m:oMath>
      <w:r>
        <w:t xml:space="preserve">-Parameter und der Parameter </w:t>
      </w:r>
      <m:oMath>
        <m:r>
          <w:rPr>
            <w:rFonts w:ascii="Cambria Math" w:hAnsi="Cambria Math"/>
          </w:rPr>
          <m:t>k,b</m:t>
        </m:r>
      </m:oMath>
      <w:r>
        <w:t xml:space="preserve"> und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ist in Anhang A4 hinterlegt.</w:t>
      </w:r>
    </w:p>
    <w:p w14:paraId="49CD2E56" w14:textId="511BF970" w:rsidR="000D2D29" w:rsidRDefault="000D2D29" w:rsidP="004879BD">
      <w:pPr>
        <w:pStyle w:val="Heading3"/>
      </w:pPr>
      <w:bookmarkStart w:id="210" w:name="_Toc37841087"/>
      <w:r>
        <w:lastRenderedPageBreak/>
        <w:t>Bedienungsprogramm und Endprodukt</w:t>
      </w:r>
      <w:bookmarkEnd w:id="210"/>
    </w:p>
    <w:p w14:paraId="5F7767D7" w14:textId="77777777" w:rsidR="000D2D29" w:rsidRDefault="000D2D29" w:rsidP="00C304B7">
      <w:pPr>
        <w:pStyle w:val="Flietext"/>
      </w:pPr>
      <w:r>
        <w:t xml:space="preserve">Im Betrieb läuft auf dem Arduino ein anderes Programm als in den obigen Abschnitten, da nun nur noch die Integrationszeit </w:t>
      </w:r>
      <m:oMath>
        <m:r>
          <w:rPr>
            <w:rFonts w:ascii="Cambria Math" w:hAnsi="Cambria Math"/>
          </w:rPr>
          <m:t>T=100</m:t>
        </m:r>
      </m:oMath>
      <w:r>
        <w:rPr>
          <w:rFonts w:eastAsiaTheme="minorEastAsia"/>
        </w:rPr>
        <w:t> ms eine Rolle spielt. Es wird aber weiterhin neben der Messung, in der die LED eingeschaltet ist, der Hintergrundwert aufgenommen. Dieser wird dann wie oben von der eigentlichen Messung abgezogen. Das Programm ist in Anhang A5 hinterlegt.</w:t>
      </w:r>
      <w:bookmarkEnd w:id="177"/>
    </w:p>
    <w:p w14:paraId="02D791B4" w14:textId="57348D29" w:rsidR="000D2D29" w:rsidRDefault="000D2D29" w:rsidP="00C304B7">
      <w:pPr>
        <w:pStyle w:val="Flietext"/>
        <w:rPr>
          <w:rFonts w:eastAsiaTheme="minorEastAsia"/>
        </w:rPr>
      </w:pPr>
      <w:r>
        <w:t xml:space="preserve">Die Ausgabe des Programms wird vom Arduino über die serielle Schnittstelle an den per USB verbundenen Computer weitergegeben. Hier wird die Schnittstelle von dem Bedienungsprogramm eingelesen. Es werden dann die Messungen ausgewertet und grafisch dargestellt. Der komplette Code des Bedienungsprogramms ist in Anhang A6 hinterlegt. Ein Screenshot des Programms ist in Abbildung 15 dargestellt. Vom Arduino werden alle 500 ms der Hintergrundmesswert </w:t>
      </w:r>
      <m:oMath>
        <m:r>
          <w:rPr>
            <w:rFonts w:ascii="Cambria Math" w:hAnsi="Cambria Math"/>
          </w:rPr>
          <m:t>h(t)</m:t>
        </m:r>
      </m:oMath>
      <w:r>
        <w:t xml:space="preserve"> (LED ausgeschaltet, </w:t>
      </w:r>
      <m:oMath>
        <m:r>
          <w:rPr>
            <w:rFonts w:ascii="Cambria Math" w:hAnsi="Cambria Math"/>
          </w:rPr>
          <m:t>T=100</m:t>
        </m:r>
      </m:oMath>
      <w:r>
        <w:rPr>
          <w:rFonts w:eastAsiaTheme="minorEastAsia"/>
        </w:rPr>
        <w:t> ms) und der eig</w:t>
      </w:r>
      <w:proofErr w:type="spellStart"/>
      <w:r>
        <w:rPr>
          <w:rFonts w:eastAsiaTheme="minorEastAsia"/>
        </w:rPr>
        <w:t>entliche</w:t>
      </w:r>
      <w:proofErr w:type="spellEnd"/>
      <w:r>
        <w:rPr>
          <w:rFonts w:eastAsiaTheme="minorEastAsia"/>
        </w:rPr>
        <w:t xml:space="preserve"> Messwert </w:t>
      </w:r>
      <m:oMath>
        <m:r>
          <w:rPr>
            <w:rFonts w:ascii="Cambria Math" w:eastAsiaTheme="minorEastAsia" w:hAnsi="Cambria Math"/>
          </w:rPr>
          <m:t>x(t)</m:t>
        </m:r>
      </m:oMath>
      <w:r>
        <w:rPr>
          <w:rFonts w:eastAsiaTheme="minorEastAsia"/>
        </w:rPr>
        <w:t xml:space="preserve"> (LED eingeschaltet, </w:t>
      </w:r>
      <m:oMath>
        <m:r>
          <w:rPr>
            <w:rFonts w:ascii="Cambria Math" w:eastAsiaTheme="minorEastAsia" w:hAnsi="Cambria Math"/>
          </w:rPr>
          <m:t>T=100</m:t>
        </m:r>
      </m:oMath>
      <w:r>
        <w:rPr>
          <w:rFonts w:eastAsiaTheme="minorEastAsia"/>
        </w:rPr>
        <w:t xml:space="preserve"> ms) aufgenommen und an den Computer geschickt. Um die Dämpfung zu bestimmen, wird die Rechnung aus dem vorherigen Abschnitt mit denselben Parametern durchgeführt, wobei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nicht beachtet wird. Zur Glättung wird wieder </w:t>
      </w:r>
      <m:oMath>
        <m:r>
          <w:rPr>
            <w:rFonts w:ascii="Cambria Math" w:eastAsiaTheme="minorEastAsia" w:hAnsi="Cambria Math"/>
          </w:rPr>
          <m:t>α=1</m:t>
        </m:r>
      </m:oMath>
      <w:r>
        <w:rPr>
          <w:rFonts w:eastAsiaTheme="minorEastAsia"/>
        </w:rPr>
        <w:t xml:space="preserve"> gesetzt und es wird ein gewichteter Mittelwert über </w:t>
      </w:r>
      <m:oMath>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=20</m:t>
        </m:r>
      </m:oMath>
      <w:r>
        <w:rPr>
          <w:rFonts w:eastAsiaTheme="minorEastAsia"/>
        </w:rPr>
        <w:t xml:space="preserve"> s, bei </w:t>
      </w:r>
      <m:oMath>
        <m:r>
          <w:rPr>
            <w:rFonts w:ascii="Cambria Math" w:eastAsiaTheme="minorEastAsia" w:hAnsi="Cambria Math"/>
          </w:rPr>
          <m:t>∆t=500</m:t>
        </m:r>
      </m:oMath>
      <w:r>
        <w:rPr>
          <w:rFonts w:eastAsiaTheme="minorEastAsia"/>
        </w:rPr>
        <w:t xml:space="preserve"> ms also </w:t>
      </w:r>
      <m:oMath>
        <m:r>
          <w:rPr>
            <w:rFonts w:ascii="Cambria Math" w:eastAsiaTheme="minorEastAsia" w:hAnsi="Cambria Math"/>
          </w:rPr>
          <m:t>M = 40</m:t>
        </m:r>
      </m:oMath>
      <w:r w:rsidR="00BD37C4">
        <w:rPr>
          <w:rFonts w:eastAsiaTheme="minorEastAsia"/>
        </w:rPr>
        <w:t> </w:t>
      </w:r>
      <w:r>
        <w:rPr>
          <w:rFonts w:eastAsiaTheme="minorEastAsia"/>
        </w:rPr>
        <w:t>Messwerte berechnet. Insgesamt wird berechnet:</w:t>
      </w:r>
    </w:p>
    <w:tbl>
      <w:tblPr>
        <w:tblStyle w:val="FormelTabelle"/>
        <w:tblW w:w="0" w:type="auto"/>
        <w:tblLayout w:type="fixed"/>
        <w:tblLook w:val="04A0" w:firstRow="1" w:lastRow="0" w:firstColumn="1" w:lastColumn="0" w:noHBand="0" w:noVBand="1"/>
      </w:tblPr>
      <w:tblGrid>
        <w:gridCol w:w="1409"/>
        <w:gridCol w:w="5670"/>
        <w:gridCol w:w="1409"/>
      </w:tblGrid>
      <w:tr w:rsidR="00B53042" w14:paraId="28FDDC59" w14:textId="77777777" w:rsidTr="00B53042">
        <w:tc>
          <w:tcPr>
            <w:tcW w:w="1409" w:type="dxa"/>
          </w:tcPr>
          <w:p w14:paraId="5BB44E09" w14:textId="77777777" w:rsidR="00B53042" w:rsidRDefault="00B53042" w:rsidP="00C028C5">
            <w:pPr>
              <w:pStyle w:val="Flietext"/>
            </w:pPr>
          </w:p>
        </w:tc>
        <w:tc>
          <w:tcPr>
            <w:tcW w:w="5670" w:type="dxa"/>
          </w:tcPr>
          <w:p w14:paraId="2F228FA1" w14:textId="3532796B" w:rsidR="00B53042" w:rsidRDefault="00B53042" w:rsidP="00C028C5">
            <w:pPr>
              <w:pStyle w:val="Formel"/>
            </w:pPr>
            <m:oMathPara>
              <m:oMath>
                <m:r>
                  <m:t>y</m:t>
                </m:r>
                <m:d>
                  <m:dPr>
                    <m:ctrlPr/>
                  </m:dPr>
                  <m:e>
                    <m:r>
                      <m:t>t</m:t>
                    </m:r>
                  </m:e>
                </m:d>
                <m:r>
                  <m:t>=b+k(</m:t>
                </m:r>
                <m:acc>
                  <m:accPr>
                    <m:chr m:val="̅"/>
                    <m:ctrlPr/>
                  </m:accPr>
                  <m:e>
                    <m:r>
                      <m:t>x</m:t>
                    </m:r>
                  </m:e>
                </m:acc>
                <m:d>
                  <m:dPr>
                    <m:ctrlPr/>
                  </m:dPr>
                  <m:e>
                    <m:r>
                      <m:t>t</m:t>
                    </m:r>
                  </m:e>
                </m:d>
                <m:r>
                  <m:t>-</m:t>
                </m:r>
                <m:acc>
                  <m:accPr>
                    <m:chr m:val="̅"/>
                    <m:ctrlPr/>
                  </m:accPr>
                  <m:e>
                    <m:r>
                      <m:t>h</m:t>
                    </m:r>
                  </m:e>
                </m:acc>
                <m:d>
                  <m:dPr>
                    <m:ctrlPr/>
                  </m:dPr>
                  <m:e>
                    <m:r>
                      <m:t>t</m:t>
                    </m:r>
                  </m:e>
                </m:d>
                <m:r>
                  <m:t>)</m:t>
                </m:r>
              </m:oMath>
            </m:oMathPara>
          </w:p>
        </w:tc>
        <w:tc>
          <w:tcPr>
            <w:tcW w:w="1409" w:type="dxa"/>
          </w:tcPr>
          <w:p w14:paraId="5BECDD97" w14:textId="390C1A99" w:rsidR="00B53042" w:rsidRDefault="00B53042" w:rsidP="00C028C5">
            <w:pPr>
              <w:pStyle w:val="FormelNummer"/>
            </w:pPr>
            <w:r>
              <w:t>(</w:t>
            </w:r>
            <w:fldSimple w:instr=" SEQ Formel \* ARABIC ">
              <w:r>
                <w:rPr>
                  <w:noProof/>
                </w:rPr>
                <w:t>21</w:t>
              </w:r>
            </w:fldSimple>
            <w:r>
              <w:t>)</w:t>
            </w:r>
          </w:p>
        </w:tc>
      </w:tr>
    </w:tbl>
    <w:p w14:paraId="6D02E498" w14:textId="77777777" w:rsidR="000D2D29" w:rsidRDefault="000D2D29" w:rsidP="00C304B7">
      <w:pPr>
        <w:pStyle w:val="Flietext"/>
      </w:pPr>
      <w:r>
        <w:t xml:space="preserve">Mit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 xml:space="preserve"> den geglätteten Messwerten:</w:t>
      </w:r>
    </w:p>
    <w:tbl>
      <w:tblPr>
        <w:tblStyle w:val="FormelTabelle"/>
        <w:tblW w:w="0" w:type="auto"/>
        <w:tblLayout w:type="fixed"/>
        <w:tblLook w:val="04A0" w:firstRow="1" w:lastRow="0" w:firstColumn="1" w:lastColumn="0" w:noHBand="0" w:noVBand="1"/>
      </w:tblPr>
      <w:tblGrid>
        <w:gridCol w:w="1409"/>
        <w:gridCol w:w="5670"/>
        <w:gridCol w:w="1409"/>
      </w:tblGrid>
      <w:tr w:rsidR="0088595F" w14:paraId="4C77BCCD" w14:textId="77777777" w:rsidTr="00643CDC">
        <w:tc>
          <w:tcPr>
            <w:tcW w:w="1409" w:type="dxa"/>
          </w:tcPr>
          <w:p w14:paraId="180F4E76" w14:textId="77777777" w:rsidR="0088595F" w:rsidRDefault="0088595F" w:rsidP="00C028C5">
            <w:pPr>
              <w:pStyle w:val="Flietext"/>
            </w:pPr>
          </w:p>
        </w:tc>
        <w:tc>
          <w:tcPr>
            <w:tcW w:w="5670" w:type="dxa"/>
          </w:tcPr>
          <w:p w14:paraId="1E41BF77" w14:textId="1D04D832" w:rsidR="0088595F" w:rsidRDefault="00182654" w:rsidP="00C028C5">
            <w:pPr>
              <w:pStyle w:val="Formel"/>
            </w:pPr>
            <m:oMathPara>
              <m:oMath>
                <m:acc>
                  <m:accPr>
                    <m:chr m:val="̅"/>
                    <m:ctrlPr/>
                  </m:accPr>
                  <m:e>
                    <m:r>
                      <w:rPr>
                        <w:rFonts w:eastAsiaTheme="minorEastAsia"/>
                      </w:rPr>
                      <m:t>x</m:t>
                    </m:r>
                  </m:e>
                </m:acc>
                <m:d>
                  <m:dPr>
                    <m:ctrlPr/>
                  </m:dPr>
                  <m:e>
                    <m:r>
                      <w:rPr>
                        <w:rFonts w:eastAsiaTheme="minorEastAsia"/>
                      </w:rPr>
                      <m:t>t</m:t>
                    </m:r>
                  </m:e>
                </m:d>
                <m:r>
                  <m:t>=</m:t>
                </m:r>
                <m:nary>
                  <m:naryPr>
                    <m:chr m:val="∑"/>
                    <m:limLoc m:val="undOvr"/>
                    <m:ctrlPr/>
                  </m:naryPr>
                  <m:sub>
                    <m:r>
                      <w:rPr>
                        <w:rFonts w:eastAsiaTheme="minorEastAsia"/>
                      </w:rPr>
                      <m:t>i</m:t>
                    </m:r>
                    <m:r>
                      <m:t>=1</m:t>
                    </m:r>
                  </m:sub>
                  <m:sup>
                    <m:r>
                      <w:rPr>
                        <w:rFonts w:eastAsiaTheme="minorEastAsia"/>
                      </w:rPr>
                      <m:t>M</m:t>
                    </m:r>
                  </m:sup>
                  <m:e>
                    <m:r>
                      <w:rPr>
                        <w:rFonts w:eastAsiaTheme="minorEastAsia"/>
                      </w:rPr>
                      <m:t>x</m:t>
                    </m:r>
                    <m:r>
                      <m:t>(</m:t>
                    </m:r>
                    <m:r>
                      <w:rPr>
                        <w:rFonts w:eastAsiaTheme="minorEastAsia"/>
                      </w:rPr>
                      <m:t>i</m:t>
                    </m:r>
                    <m:r>
                      <m:t>∆</m:t>
                    </m:r>
                    <m:r>
                      <w:rPr>
                        <w:rFonts w:eastAsiaTheme="minorEastAsia"/>
                      </w:rPr>
                      <m:t>t</m:t>
                    </m:r>
                  </m:e>
                </m:nary>
                <m:r>
                  <m:t>-</m:t>
                </m:r>
                <m:sSub>
                  <m:sSubPr>
                    <m:ctrlPr/>
                  </m:sSubPr>
                  <m:e>
                    <m:r>
                      <w:rPr>
                        <w:rFonts w:eastAsiaTheme="minorEastAsia"/>
                      </w:rPr>
                      <m:t>T</m:t>
                    </m:r>
                  </m:e>
                  <m:sub>
                    <m:r>
                      <m:rPr>
                        <m:nor/>
                      </m:rPr>
                      <m:t>glätt</m:t>
                    </m:r>
                  </m:sub>
                </m:sSub>
                <m:r>
                  <m:t>)</m:t>
                </m:r>
                <m:r>
                  <w:rPr>
                    <w:rFonts w:eastAsiaTheme="minorEastAsia"/>
                  </w:rPr>
                  <m:t>g</m:t>
                </m:r>
                <m:r>
                  <m:t>(</m:t>
                </m:r>
                <m:r>
                  <w:rPr>
                    <w:rFonts w:eastAsiaTheme="minorEastAsia"/>
                  </w:rPr>
                  <m:t>i</m:t>
                </m:r>
                <m:r>
                  <m:t>∆</m:t>
                </m:r>
                <m:r>
                  <w:rPr>
                    <w:rFonts w:eastAsiaTheme="minorEastAsia"/>
                  </w:rPr>
                  <m:t>t</m:t>
                </m:r>
                <m:r>
                  <m:t>-</m:t>
                </m:r>
                <m:sSub>
                  <m:sSubPr>
                    <m:ctrlPr/>
                  </m:sSubPr>
                  <m:e>
                    <m:r>
                      <w:rPr>
                        <w:rFonts w:eastAsiaTheme="minorEastAsia"/>
                      </w:rPr>
                      <m:t>T</m:t>
                    </m:r>
                  </m:e>
                  <m:sub>
                    <m:r>
                      <m:rPr>
                        <m:nor/>
                      </m:rPr>
                      <m:t>glätt</m:t>
                    </m:r>
                  </m:sub>
                </m:sSub>
                <m:r>
                  <m:t>)</m:t>
                </m:r>
              </m:oMath>
            </m:oMathPara>
          </w:p>
        </w:tc>
        <w:tc>
          <w:tcPr>
            <w:tcW w:w="1409" w:type="dxa"/>
          </w:tcPr>
          <w:p w14:paraId="5B5AFBB9" w14:textId="143E04AF" w:rsidR="0088595F" w:rsidRDefault="0088595F" w:rsidP="00C028C5">
            <w:pPr>
              <w:pStyle w:val="FormelNummer"/>
            </w:pPr>
            <w:r>
              <w:t>(</w:t>
            </w:r>
            <w:fldSimple w:instr=" SEQ Formel \* ARABIC ">
              <w:r>
                <w:rPr>
                  <w:noProof/>
                </w:rPr>
                <w:t>22</w:t>
              </w:r>
            </w:fldSimple>
            <w:r>
              <w:t>)</w:t>
            </w:r>
          </w:p>
        </w:tc>
      </w:tr>
    </w:tbl>
    <w:p w14:paraId="1C422FC8" w14:textId="77777777" w:rsidR="000D2D29" w:rsidRDefault="000D2D29" w:rsidP="00C304B7">
      <w:pPr>
        <w:pStyle w:val="Flietext"/>
      </w:pPr>
      <w:r>
        <w:t xml:space="preserve">und </w:t>
      </w:r>
      <m:oMath>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oMath>
      <w:r>
        <w:t xml:space="preserve"> den geglätteten Hintergrundwerten:</w:t>
      </w:r>
    </w:p>
    <w:tbl>
      <w:tblPr>
        <w:tblStyle w:val="FormelTabelle"/>
        <w:tblW w:w="0" w:type="auto"/>
        <w:tblLayout w:type="fixed"/>
        <w:tblLook w:val="04A0" w:firstRow="1" w:lastRow="0" w:firstColumn="1" w:lastColumn="0" w:noHBand="0" w:noVBand="1"/>
      </w:tblPr>
      <w:tblGrid>
        <w:gridCol w:w="1409"/>
        <w:gridCol w:w="5670"/>
        <w:gridCol w:w="1409"/>
      </w:tblGrid>
      <w:tr w:rsidR="0088595F" w14:paraId="3B9E7480" w14:textId="77777777" w:rsidTr="00643CDC">
        <w:tc>
          <w:tcPr>
            <w:tcW w:w="1409" w:type="dxa"/>
          </w:tcPr>
          <w:p w14:paraId="010E82ED" w14:textId="77777777" w:rsidR="0088595F" w:rsidRDefault="0088595F" w:rsidP="00C028C5">
            <w:pPr>
              <w:pStyle w:val="Flietext"/>
            </w:pPr>
          </w:p>
        </w:tc>
        <w:tc>
          <w:tcPr>
            <w:tcW w:w="5670" w:type="dxa"/>
          </w:tcPr>
          <w:p w14:paraId="24C177F2" w14:textId="22D5B4D1" w:rsidR="0088595F" w:rsidRDefault="00182654" w:rsidP="00C028C5">
            <w:pPr>
              <w:pStyle w:val="Formel"/>
            </w:pPr>
            <m:oMathPara>
              <m:oMath>
                <m:acc>
                  <m:accPr>
                    <m:chr m:val="̅"/>
                    <m:ctrlPr/>
                  </m:accPr>
                  <m:e>
                    <m:r>
                      <w:rPr>
                        <w:rFonts w:eastAsiaTheme="minorEastAsia"/>
                      </w:rPr>
                      <m:t>h</m:t>
                    </m:r>
                  </m:e>
                </m:acc>
                <m:d>
                  <m:dPr>
                    <m:ctrlPr/>
                  </m:dPr>
                  <m:e>
                    <m:r>
                      <w:rPr>
                        <w:rFonts w:eastAsiaTheme="minorEastAsia"/>
                      </w:rPr>
                      <m:t>t</m:t>
                    </m:r>
                  </m:e>
                </m:d>
                <m:r>
                  <m:t>=</m:t>
                </m:r>
                <m:nary>
                  <m:naryPr>
                    <m:chr m:val="∑"/>
                    <m:limLoc m:val="undOvr"/>
                    <m:ctrlPr/>
                  </m:naryPr>
                  <m:sub>
                    <m:r>
                      <w:rPr>
                        <w:rFonts w:eastAsiaTheme="minorEastAsia"/>
                      </w:rPr>
                      <m:t>i</m:t>
                    </m:r>
                    <m:r>
                      <m:t>=1</m:t>
                    </m:r>
                  </m:sub>
                  <m:sup>
                    <m:r>
                      <w:rPr>
                        <w:rFonts w:eastAsiaTheme="minorEastAsia"/>
                      </w:rPr>
                      <m:t>M</m:t>
                    </m:r>
                  </m:sup>
                  <m:e>
                    <m:r>
                      <w:rPr>
                        <w:rFonts w:eastAsiaTheme="minorEastAsia"/>
                      </w:rPr>
                      <m:t>h</m:t>
                    </m:r>
                    <m:r>
                      <m:t>(</m:t>
                    </m:r>
                    <m:r>
                      <w:rPr>
                        <w:rFonts w:eastAsiaTheme="minorEastAsia"/>
                      </w:rPr>
                      <m:t>i</m:t>
                    </m:r>
                    <m:r>
                      <m:t>∆</m:t>
                    </m:r>
                    <m:r>
                      <w:rPr>
                        <w:rFonts w:eastAsiaTheme="minorEastAsia"/>
                      </w:rPr>
                      <m:t>t</m:t>
                    </m:r>
                  </m:e>
                </m:nary>
                <m:r>
                  <m:t>-</m:t>
                </m:r>
                <m:sSub>
                  <m:sSubPr>
                    <m:ctrlPr/>
                  </m:sSubPr>
                  <m:e>
                    <m:r>
                      <w:rPr>
                        <w:rFonts w:eastAsiaTheme="minorEastAsia"/>
                      </w:rPr>
                      <m:t>T</m:t>
                    </m:r>
                  </m:e>
                  <m:sub>
                    <m:r>
                      <m:rPr>
                        <m:nor/>
                      </m:rPr>
                      <m:t>glätt</m:t>
                    </m:r>
                  </m:sub>
                </m:sSub>
                <m:r>
                  <m:t>)</m:t>
                </m:r>
                <m:r>
                  <w:rPr>
                    <w:rFonts w:eastAsiaTheme="minorEastAsia"/>
                  </w:rPr>
                  <m:t>g</m:t>
                </m:r>
                <m:r>
                  <m:t>(</m:t>
                </m:r>
                <m:r>
                  <w:rPr>
                    <w:rFonts w:eastAsiaTheme="minorEastAsia"/>
                  </w:rPr>
                  <m:t>i</m:t>
                </m:r>
                <m:r>
                  <m:t>∆</m:t>
                </m:r>
                <m:r>
                  <w:rPr>
                    <w:rFonts w:eastAsiaTheme="minorEastAsia"/>
                  </w:rPr>
                  <m:t>t</m:t>
                </m:r>
                <m:r>
                  <m:t>-</m:t>
                </m:r>
                <m:sSub>
                  <m:sSubPr>
                    <m:ctrlPr/>
                  </m:sSubPr>
                  <m:e>
                    <m:r>
                      <w:rPr>
                        <w:rFonts w:eastAsiaTheme="minorEastAsia"/>
                      </w:rPr>
                      <m:t>T</m:t>
                    </m:r>
                  </m:e>
                  <m:sub>
                    <m:r>
                      <m:rPr>
                        <m:nor/>
                      </m:rPr>
                      <m:t>glätt</m:t>
                    </m:r>
                  </m:sub>
                </m:sSub>
                <m:r>
                  <m:t>).</m:t>
                </m:r>
              </m:oMath>
            </m:oMathPara>
          </w:p>
        </w:tc>
        <w:tc>
          <w:tcPr>
            <w:tcW w:w="1409" w:type="dxa"/>
          </w:tcPr>
          <w:p w14:paraId="2D233B16" w14:textId="7061E082" w:rsidR="0088595F" w:rsidRDefault="0088595F" w:rsidP="00C028C5">
            <w:pPr>
              <w:pStyle w:val="FormelNummer"/>
            </w:pPr>
            <w:r>
              <w:t>(</w:t>
            </w:r>
            <w:fldSimple w:instr=" SEQ Formel \* ARABIC ">
              <w:r>
                <w:rPr>
                  <w:noProof/>
                </w:rPr>
                <w:t>23</w:t>
              </w:r>
            </w:fldSimple>
            <w:r>
              <w:t>)</w:t>
            </w:r>
          </w:p>
        </w:tc>
      </w:tr>
    </w:tbl>
    <w:p w14:paraId="6C14F4E9" w14:textId="25B99C1A" w:rsidR="000D2D29" w:rsidRDefault="000D2D29" w:rsidP="00C304B7">
      <w:pPr>
        <w:pStyle w:val="Flietext"/>
      </w:pPr>
      <w:r>
        <w:lastRenderedPageBreak/>
        <w:t xml:space="preserve">Die Fensterfunktion </w:t>
      </w:r>
      <m:oMath>
        <m:r>
          <w:rPr>
            <w:rFonts w:ascii="Cambria Math" w:hAnsi="Cambria Math"/>
          </w:rPr>
          <m:t>g(t)</m:t>
        </m:r>
      </m:oMath>
      <w:r>
        <w:t xml:space="preserve"> ist in Abbildung 12 zu sehen (die grüne Linie). Die Ergebnisse werden anschließend geplottet, wie in </w:t>
      </w:r>
      <w:r w:rsidRPr="00BD37C4">
        <w:rPr>
          <w:color w:val="FF0000"/>
        </w:rPr>
        <w:t xml:space="preserve">Abbildung 15 </w:t>
      </w:r>
      <w:r>
        <w:t xml:space="preserve">erkennbar. Im obersten Diagramm sind die Werte </w:t>
      </w:r>
      <m:oMath>
        <m:r>
          <w:rPr>
            <w:rFonts w:ascii="Cambria Math" w:hAnsi="Cambria Math"/>
          </w:rPr>
          <m:t>y</m:t>
        </m:r>
        <m:d>
          <m:dPr>
            <m:ctrlPr>
              <w:rPr>
                <w:rFonts w:ascii="Cambria Math" w:hAnsi="Cambria Math"/>
                <w:i/>
              </w:rPr>
            </m:ctrlPr>
          </m:dPr>
          <m:e>
            <m:r>
              <w:rPr>
                <w:rFonts w:ascii="Cambria Math" w:hAnsi="Cambria Math"/>
              </w:rPr>
              <m:t>t</m:t>
            </m:r>
          </m:e>
        </m:d>
      </m:oMath>
      <w:r>
        <w:t xml:space="preserve"> der letzten Minute über der Zeit geplottet. Darunter sind alle Werte </w:t>
      </w:r>
      <m:oMath>
        <m:r>
          <w:rPr>
            <w:rFonts w:ascii="Cambria Math" w:hAnsi="Cambria Math"/>
          </w:rPr>
          <m:t>y(t)</m:t>
        </m:r>
      </m:oMath>
      <w:r>
        <w:t xml:space="preserve"> seit Beginn der Messung geplottet. Unten im Fenster sind vier Diagramme zu sehen, die die aktuellen Messungen mit der Referenzmessung vergleichen. In dem Diagramm ganz links ist in blau der Teil der Referenzmessung, bei dem die LED aus war (bei </w:t>
      </w:r>
      <m:oMath>
        <m:r>
          <w:rPr>
            <w:rFonts w:ascii="Cambria Math" w:hAnsi="Cambria Math"/>
          </w:rPr>
          <m:t>T=100</m:t>
        </m:r>
      </m:oMath>
      <w:r>
        <w:t xml:space="preserve"> ms), aufgetragen. Diese Werte entsprechen der pinken Linie in </w:t>
      </w:r>
      <w:r w:rsidRPr="00BD37C4">
        <w:rPr>
          <w:color w:val="FF0000"/>
        </w:rPr>
        <w:t>Abbildung 9</w:t>
      </w:r>
      <w:r>
        <w:t xml:space="preserve">. Zusätzlich sind zwei horizontale Linien zu sehen; die rote ist der aktuellste Wert von </w:t>
      </w:r>
      <m:oMath>
        <m:r>
          <w:rPr>
            <w:rFonts w:ascii="Cambria Math" w:hAnsi="Cambria Math"/>
          </w:rPr>
          <m:t>h(t)</m:t>
        </m:r>
      </m:oMath>
      <w:r>
        <w:t xml:space="preserve"> und die grüne ist ein „korrigierter“ Wert, der im Folgenden noch besprochen wird. In dem zweiten Diagramm von links sind diese Werte in Histogrammform dargestellt. Das blaue Histogramm beschreibt die relative Häufigkeit einzelner Messwerte bei der Referenzmessung, das rote Histogramm beschreibt die relative Häufigkeit der Messwerte bei der aktuellen Messung und das dünne bzw. gelbe Histogramm beschreibt dasselbe bei den „korrigierten“ Werten. Rechts daneben sind zwei weitere Diagramme, die exakt analog zu diesen beiden sind, nur dass hier die Messwerte, bei denen die LED an ist, betrachtet werden. Die entsprechende Linie in </w:t>
      </w:r>
      <w:r w:rsidRPr="00BD37C4">
        <w:rPr>
          <w:color w:val="FF0000"/>
        </w:rPr>
        <w:t>Abbildung 9</w:t>
      </w:r>
      <w:r>
        <w:t xml:space="preserve"> (und in </w:t>
      </w:r>
      <w:r w:rsidRPr="00BD37C4">
        <w:rPr>
          <w:color w:val="FF0000"/>
        </w:rPr>
        <w:t>Abbildung 10</w:t>
      </w:r>
      <w:r>
        <w:t>) ist grün.</w:t>
      </w:r>
    </w:p>
    <w:p w14:paraId="7B047D3C" w14:textId="77777777" w:rsidR="000D2D29" w:rsidRDefault="000D2D29" w:rsidP="00C304B7">
      <w:pPr>
        <w:pStyle w:val="Flietext"/>
      </w:pPr>
      <w:r>
        <w:t xml:space="preserve">Wie schon in </w:t>
      </w:r>
      <w:r w:rsidRPr="00BD37C4">
        <w:rPr>
          <w:color w:val="FF0000"/>
        </w:rPr>
        <w:t xml:space="preserve">Abbildung 15 </w:t>
      </w:r>
      <w:r>
        <w:t>zu sehen ist, liegen die Messwerte im Normalfall, angedeutet durch die roten horizontalen Linien, bzw. durch die roten Histogramme, außerhalb des Bereichs, der bei der Referenzmessung aufgetreten ist. Der Grund hierfür ist uns nicht bekannt. Es scheint jedoch nicht an der Temperatur zu liegen, wie aus Abbildung 16 ersichtlich wird.</w:t>
      </w:r>
    </w:p>
    <w:p w14:paraId="77A9F9A2" w14:textId="77777777" w:rsidR="00587E5F" w:rsidRDefault="00587E5F" w:rsidP="00587E5F">
      <w:pPr>
        <w:pStyle w:val="Flietext"/>
      </w:pPr>
      <w:r>
        <w:t>Es ist zu erkennen, dass die Temperatur scheinbar einen kleinen Unterschied macht, jedoch nicht erklären kann, warum die Messung so stark von der Referenzmessung abweicht.</w:t>
      </w:r>
    </w:p>
    <w:p w14:paraId="1FA75B1F" w14:textId="77777777" w:rsidR="00BD37C4" w:rsidRDefault="000D2D29" w:rsidP="00587E5F">
      <w:pPr>
        <w:pStyle w:val="Grafik"/>
      </w:pPr>
      <w:r w:rsidRPr="00587E5F">
        <w:lastRenderedPageBreak/>
        <w:drawing>
          <wp:inline distT="0" distB="0" distL="0" distR="0" wp14:anchorId="16A869D9" wp14:editId="5CAB73DD">
            <wp:extent cx="5040000" cy="3351600"/>
            <wp:effectExtent l="0" t="0" r="8255" b="1270"/>
            <wp:docPr id="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09 at 17.16.3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351600"/>
                    </a:xfrm>
                    <a:prstGeom prst="rect">
                      <a:avLst/>
                    </a:prstGeom>
                  </pic:spPr>
                </pic:pic>
              </a:graphicData>
            </a:graphic>
          </wp:inline>
        </w:drawing>
      </w:r>
    </w:p>
    <w:p w14:paraId="76456AE4" w14:textId="04937E21" w:rsidR="000D2D29" w:rsidRDefault="00BD37C4" w:rsidP="004879BD">
      <w:pPr>
        <w:pStyle w:val="1ZGrafikunterschrift"/>
      </w:pPr>
      <w:bookmarkStart w:id="211" w:name="_Toc37765027"/>
      <w:bookmarkStart w:id="212" w:name="_Toc37770893"/>
      <w:bookmarkStart w:id="213" w:name="_Toc37834703"/>
      <w:r>
        <w:t xml:space="preserve">Abbildung </w:t>
      </w:r>
      <w:fldSimple w:instr=" STYLEREF 1 \s ">
        <w:r w:rsidR="004879BD">
          <w:rPr>
            <w:noProof/>
          </w:rPr>
          <w:t>4</w:t>
        </w:r>
      </w:fldSimple>
      <w:r w:rsidR="004879BD">
        <w:t>.</w:t>
      </w:r>
      <w:fldSimple w:instr=" SEQ Abbildung \* ARABIC \s 1 ">
        <w:r w:rsidR="004879BD">
          <w:rPr>
            <w:noProof/>
          </w:rPr>
          <w:t>26</w:t>
        </w:r>
      </w:fldSimple>
      <w:r>
        <w:t>:</w:t>
      </w:r>
      <w:r w:rsidRPr="00BD37C4">
        <w:t xml:space="preserve"> </w:t>
      </w:r>
      <w:r>
        <w:t>Die grafische Oberfläche des Bedienungsprogramms.</w:t>
      </w:r>
      <w:bookmarkEnd w:id="211"/>
      <w:bookmarkEnd w:id="212"/>
      <w:bookmarkEnd w:id="213"/>
    </w:p>
    <w:p w14:paraId="5603B7C2" w14:textId="77777777" w:rsidR="00BD37C4" w:rsidRDefault="000D2D29" w:rsidP="00BF65E4">
      <w:pPr>
        <w:pStyle w:val="Grafik"/>
      </w:pPr>
      <w:r>
        <w:drawing>
          <wp:inline distT="0" distB="0" distL="0" distR="0" wp14:anchorId="297B3B84" wp14:editId="510B299D">
            <wp:extent cx="5040000" cy="1112400"/>
            <wp:effectExtent l="0" t="0" r="0" b="0"/>
            <wp:docPr id="1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mkal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1112400"/>
                    </a:xfrm>
                    <a:prstGeom prst="rect">
                      <a:avLst/>
                    </a:prstGeom>
                    <a:ln>
                      <a:noFill/>
                    </a:ln>
                  </pic:spPr>
                </pic:pic>
              </a:graphicData>
            </a:graphic>
          </wp:inline>
        </w:drawing>
      </w:r>
    </w:p>
    <w:p w14:paraId="2EADCE23" w14:textId="31BB8ACF" w:rsidR="000D2D29" w:rsidRDefault="00BD37C4" w:rsidP="00BD37C4">
      <w:pPr>
        <w:pStyle w:val="Grafikunterschrift"/>
      </w:pPr>
      <w:bookmarkStart w:id="214" w:name="_Toc37765028"/>
      <w:bookmarkStart w:id="215" w:name="_Toc37834704"/>
      <w:r>
        <w:t xml:space="preserve">Abbildung </w:t>
      </w:r>
      <w:fldSimple w:instr=" STYLEREF 1 \s ">
        <w:r w:rsidR="004879BD">
          <w:rPr>
            <w:noProof/>
          </w:rPr>
          <w:t>4</w:t>
        </w:r>
      </w:fldSimple>
      <w:r w:rsidR="004879BD">
        <w:t>.</w:t>
      </w:r>
      <w:fldSimple w:instr=" SEQ Abbildung \* ARABIC \s 1 ">
        <w:r w:rsidR="004879BD">
          <w:rPr>
            <w:noProof/>
          </w:rPr>
          <w:t>27</w:t>
        </w:r>
      </w:fldSimple>
      <w:r w:rsidRPr="00BD37C4">
        <w:t xml:space="preserve"> </w:t>
      </w:r>
      <w:r>
        <w:t>Links: Messung bei niedriger Temperatur (Nephelometer im Eisfach). Rechts: Messung bei hoher Temperatur (Nephelometer auf der Heizung)</w:t>
      </w:r>
      <w:bookmarkEnd w:id="214"/>
      <w:bookmarkEnd w:id="215"/>
    </w:p>
    <w:p w14:paraId="13F30EB7" w14:textId="77777777" w:rsidR="000D2D29" w:rsidRDefault="000D2D29" w:rsidP="00C304B7">
      <w:pPr>
        <w:pStyle w:val="Flietext"/>
        <w:rPr>
          <w:rFonts w:eastAsiaTheme="minorEastAsia"/>
        </w:rPr>
      </w:pPr>
      <w:r>
        <w:t>Um das Problem zu beheben, ist in das Programm eine Ruhewertmitführung eingebaut. Wenn die aktuelle Aerosoldämpfung 0 dB betragen soll, kann der „</w:t>
      </w:r>
      <w:proofErr w:type="spellStart"/>
      <w:r>
        <w:t>Calibrate</w:t>
      </w:r>
      <w:proofErr w:type="spellEnd"/>
      <w:r>
        <w:t xml:space="preserve">“-Button dafür benutzt werden. Solange dieser betätigt ist, wird ein Mittelwert der Messungen (LED an und LED aus) aufgenommen. Das Kalibrieren wird durch erneutes betätigen des Buttons wieder beendet. Nach Kalibration sind zwei Mittelwerte </w:t>
      </w:r>
      <m:oMath>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oMath>
      <w:r>
        <w:rPr>
          <w:rFonts w:eastAsiaTheme="minorEastAsia"/>
        </w:rPr>
        <w:t xml:space="preserve"> verfügbar, die nach der folgenden Gleichung in die Rechnung eingehen:</w:t>
      </w:r>
    </w:p>
    <w:tbl>
      <w:tblPr>
        <w:tblStyle w:val="FormelTabelle"/>
        <w:tblW w:w="0" w:type="auto"/>
        <w:tblLayout w:type="fixed"/>
        <w:tblLook w:val="04A0" w:firstRow="1" w:lastRow="0" w:firstColumn="1" w:lastColumn="0" w:noHBand="0" w:noVBand="1"/>
      </w:tblPr>
      <w:tblGrid>
        <w:gridCol w:w="1409"/>
        <w:gridCol w:w="5670"/>
        <w:gridCol w:w="1409"/>
      </w:tblGrid>
      <w:tr w:rsidR="00166178" w14:paraId="75E98F97" w14:textId="77777777" w:rsidTr="00166178">
        <w:tc>
          <w:tcPr>
            <w:tcW w:w="1409" w:type="dxa"/>
          </w:tcPr>
          <w:p w14:paraId="33DDE474" w14:textId="77777777" w:rsidR="00166178" w:rsidRDefault="00166178" w:rsidP="00C028C5">
            <w:pPr>
              <w:pStyle w:val="Flietext"/>
            </w:pPr>
          </w:p>
        </w:tc>
        <w:tc>
          <w:tcPr>
            <w:tcW w:w="5670" w:type="dxa"/>
          </w:tcPr>
          <w:p w14:paraId="6291F78D" w14:textId="6A99A955" w:rsidR="00166178" w:rsidRDefault="00166178" w:rsidP="00C028C5">
            <w:pPr>
              <w:pStyle w:val="Formel"/>
            </w:pPr>
            <m:oMathPara>
              <m:oMath>
                <m:r>
                  <w:rPr>
                    <w:rFonts w:eastAsiaTheme="minorEastAsia"/>
                  </w:rPr>
                  <m:t>y</m:t>
                </m:r>
                <m:d>
                  <m:dPr>
                    <m:ctrlPr/>
                  </m:dPr>
                  <m:e>
                    <m:r>
                      <w:rPr>
                        <w:rFonts w:eastAsiaTheme="minorEastAsia"/>
                      </w:rPr>
                      <m:t>t</m:t>
                    </m:r>
                  </m:e>
                </m:d>
                <m:r>
                  <m:t>=</m:t>
                </m:r>
                <m:r>
                  <w:rPr>
                    <w:rFonts w:eastAsiaTheme="minorEastAsia"/>
                  </w:rPr>
                  <m:t>b</m:t>
                </m:r>
                <m:r>
                  <m:t>+</m:t>
                </m:r>
                <m:r>
                  <w:rPr>
                    <w:rFonts w:eastAsiaTheme="minorEastAsia"/>
                  </w:rPr>
                  <m:t>k</m:t>
                </m:r>
                <m:d>
                  <m:dPr>
                    <m:ctrlPr/>
                  </m:dPr>
                  <m:e>
                    <m:acc>
                      <m:accPr>
                        <m:chr m:val="̅"/>
                        <m:ctrlPr/>
                      </m:accPr>
                      <m:e>
                        <m:r>
                          <w:rPr>
                            <w:rFonts w:eastAsiaTheme="minorEastAsia"/>
                          </w:rPr>
                          <m:t>x</m:t>
                        </m:r>
                      </m:e>
                    </m:acc>
                    <m:d>
                      <m:dPr>
                        <m:ctrlPr/>
                      </m:dPr>
                      <m:e>
                        <m:r>
                          <w:rPr>
                            <w:rFonts w:eastAsiaTheme="minorEastAsia"/>
                          </w:rPr>
                          <m:t>t</m:t>
                        </m:r>
                      </m:e>
                    </m:d>
                    <m:r>
                      <m:t>-</m:t>
                    </m:r>
                    <m:sSub>
                      <m:sSubPr>
                        <m:ctrlPr/>
                      </m:sSubPr>
                      <m:e>
                        <m:r>
                          <m:t>x</m:t>
                        </m:r>
                      </m:e>
                      <m:sub>
                        <m:r>
                          <m:t>0</m:t>
                        </m:r>
                        <m:r>
                          <m:rPr>
                            <m:nor/>
                          </m:rPr>
                          <m:t>dB</m:t>
                        </m:r>
                      </m:sub>
                    </m:sSub>
                    <m:r>
                      <m:t>-</m:t>
                    </m:r>
                    <m:acc>
                      <m:accPr>
                        <m:chr m:val="̅"/>
                        <m:ctrlPr/>
                      </m:accPr>
                      <m:e>
                        <m:r>
                          <m:t>h</m:t>
                        </m:r>
                      </m:e>
                    </m:acc>
                    <m:d>
                      <m:dPr>
                        <m:ctrlPr/>
                      </m:dPr>
                      <m:e>
                        <m:r>
                          <m:t>t</m:t>
                        </m:r>
                      </m:e>
                    </m:d>
                    <m:r>
                      <m:t>+</m:t>
                    </m:r>
                    <m:sSub>
                      <m:sSubPr>
                        <m:ctrlPr/>
                      </m:sSubPr>
                      <m:e>
                        <m:r>
                          <w:rPr>
                            <w:rFonts w:eastAsiaTheme="minorEastAsia"/>
                          </w:rPr>
                          <m:t>h</m:t>
                        </m:r>
                      </m:e>
                      <m:sub>
                        <m:r>
                          <m:t>0</m:t>
                        </m:r>
                        <m:r>
                          <m:rPr>
                            <m:nor/>
                          </m:rPr>
                          <m:t>dB</m:t>
                        </m:r>
                      </m:sub>
                    </m:sSub>
                  </m:e>
                </m:d>
                <m:r>
                  <m:t>.</m:t>
                </m:r>
              </m:oMath>
            </m:oMathPara>
          </w:p>
        </w:tc>
        <w:tc>
          <w:tcPr>
            <w:tcW w:w="1409" w:type="dxa"/>
          </w:tcPr>
          <w:p w14:paraId="14D2CC05" w14:textId="71C6F0D4" w:rsidR="00166178" w:rsidRDefault="00166178" w:rsidP="00C028C5">
            <w:pPr>
              <w:pStyle w:val="FormelNummer"/>
            </w:pPr>
            <w:r>
              <w:t>(</w:t>
            </w:r>
            <w:fldSimple w:instr=" SEQ Formel \* ARABIC ">
              <w:r>
                <w:rPr>
                  <w:noProof/>
                </w:rPr>
                <w:t>24</w:t>
              </w:r>
            </w:fldSimple>
            <w:r>
              <w:t>)</w:t>
            </w:r>
          </w:p>
        </w:tc>
      </w:tr>
    </w:tbl>
    <w:p w14:paraId="7B14C377" w14:textId="77777777" w:rsidR="000D2D29" w:rsidRDefault="000D2D29" w:rsidP="00C304B7">
      <w:pPr>
        <w:pStyle w:val="Flietext"/>
      </w:pPr>
      <w:r>
        <w:t xml:space="preserve">In den vier unteren Diagrammen auf der Bedienoberfläche sind auch die „korrigierten“ Werte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t xml:space="preserve"> und </w:t>
      </w:r>
      <m:oMath>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r>
              <m:rPr>
                <m:nor/>
              </m:rPr>
              <w:rPr>
                <w:rFonts w:ascii="Cambria Math" w:hAnsi="Cambria Math"/>
              </w:rPr>
              <m:t>dB</m:t>
            </m:r>
          </m:sub>
        </m:sSub>
      </m:oMath>
      <w:r>
        <w:t xml:space="preserve"> als grüne horizontale Linien bzw. als dünne / gelbe Histogramme dargestellt.</w:t>
      </w:r>
    </w:p>
    <w:p w14:paraId="1AEFDA2B" w14:textId="129DFB58" w:rsidR="003B18B8" w:rsidRDefault="000D2D29" w:rsidP="00C304B7">
      <w:pPr>
        <w:pStyle w:val="Flietext"/>
        <w:rPr>
          <w:rFonts w:eastAsiaTheme="majorEastAsia" w:cstheme="majorBidi"/>
          <w:b/>
          <w:bCs/>
          <w:sz w:val="36"/>
          <w:szCs w:val="32"/>
        </w:rPr>
      </w:pPr>
      <w:r w:rsidRPr="00303FC6">
        <w:lastRenderedPageBreak/>
        <w:t xml:space="preserve">Mit dem Button „Reset </w:t>
      </w:r>
      <w:proofErr w:type="spellStart"/>
      <w:r w:rsidRPr="00303FC6">
        <w:t>Calibration</w:t>
      </w:r>
      <w:proofErr w:type="spellEnd"/>
      <w:r w:rsidRPr="00303FC6">
        <w:t>” w</w:t>
      </w:r>
      <w:r>
        <w:t>e</w:t>
      </w:r>
      <w:r w:rsidRPr="00303FC6">
        <w:t>rden die Mittelwerte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oMath>
      <w:r w:rsidRPr="00303FC6">
        <w:t xml:space="preserve"> wi</w:t>
      </w:r>
      <w:r>
        <w:t>eder gelöscht. Um das Programm zu beenden muss der Button „</w:t>
      </w:r>
      <w:proofErr w:type="spellStart"/>
      <w:r>
        <w:t>Stop</w:t>
      </w:r>
      <w:proofErr w:type="spellEnd"/>
      <w:r>
        <w:t xml:space="preserve"> Measurement“ betätigt werden, anschließend kann das Fenster geschlossen werden. Mit dem Button „Clear </w:t>
      </w:r>
      <w:proofErr w:type="spellStart"/>
      <w:r>
        <w:t>History</w:t>
      </w:r>
      <w:proofErr w:type="spellEnd"/>
      <w:r>
        <w:t>“ wird die gesamte aufgezeichnete Messung gelöscht. Dies kann eventuell notwendig werden, wenn die Messung eine sehr lange Zeit gelaufen ist, dann kann das Programm theoretisch an die Leistungsgrenzen des Computers kommen. Im Normalfall sollte es aber nicht notwendig sein.</w:t>
      </w:r>
      <w:r w:rsidR="003B18B8">
        <w:br w:type="page"/>
      </w:r>
    </w:p>
    <w:p w14:paraId="2BD312F1" w14:textId="3A2C429C" w:rsidR="00317BDA" w:rsidRDefault="00317BDA" w:rsidP="004879BD">
      <w:pPr>
        <w:pStyle w:val="Heading1"/>
      </w:pPr>
      <w:bookmarkStart w:id="216" w:name="_Toc37841088"/>
      <w:r>
        <w:lastRenderedPageBreak/>
        <w:t>Ergebnisse</w:t>
      </w:r>
      <w:bookmarkEnd w:id="216"/>
    </w:p>
    <w:p w14:paraId="2E634607" w14:textId="31824972" w:rsidR="00317BDA" w:rsidRDefault="00317BDA" w:rsidP="00C304B7">
      <w:pPr>
        <w:pStyle w:val="Flietext"/>
      </w:pPr>
      <w:r>
        <w:br w:type="page"/>
      </w:r>
    </w:p>
    <w:p w14:paraId="6E485827" w14:textId="0C8F6128" w:rsidR="001501D1" w:rsidRDefault="0076596E" w:rsidP="004879BD">
      <w:pPr>
        <w:pStyle w:val="Heading1"/>
      </w:pPr>
      <w:bookmarkStart w:id="217" w:name="_Toc37841089"/>
      <w:r>
        <w:lastRenderedPageBreak/>
        <w:t>Fazit</w:t>
      </w:r>
      <w:bookmarkEnd w:id="217"/>
    </w:p>
    <w:p w14:paraId="07587701" w14:textId="77777777" w:rsidR="00F014E3" w:rsidRPr="00E63BC6" w:rsidRDefault="001501D1" w:rsidP="00E63BC6">
      <w:pPr>
        <w:spacing w:line="259" w:lineRule="auto"/>
        <w:jc w:val="left"/>
        <w:rPr>
          <w:rFonts w:eastAsiaTheme="majorEastAsia" w:cstheme="majorBidi"/>
          <w:b/>
          <w:bCs/>
          <w:color w:val="000000" w:themeColor="text1"/>
          <w:sz w:val="36"/>
          <w:szCs w:val="32"/>
        </w:rPr>
      </w:pPr>
      <w:r>
        <w:br w:type="page"/>
      </w:r>
    </w:p>
    <w:p w14:paraId="29EF5907" w14:textId="20919C5A" w:rsidR="00433443" w:rsidRDefault="00B55356" w:rsidP="004879BD">
      <w:pPr>
        <w:pStyle w:val="Chapter1"/>
      </w:pPr>
      <w:bookmarkStart w:id="218" w:name="_Toc37841090"/>
      <w:r>
        <w:lastRenderedPageBreak/>
        <w:t>A</w:t>
      </w:r>
      <w:r w:rsidR="007F5A5E">
        <w:tab/>
        <w:t>Technische Zeichnungen</w:t>
      </w:r>
      <w:bookmarkEnd w:id="218"/>
    </w:p>
    <w:p w14:paraId="7FE01680" w14:textId="2FB13D15" w:rsidR="00E63BC6" w:rsidRPr="00E63BC6" w:rsidRDefault="00E63BC6" w:rsidP="004879BD">
      <w:pPr>
        <w:pStyle w:val="Chapter2"/>
      </w:pPr>
      <w:bookmarkStart w:id="219" w:name="_Toc37841091"/>
      <w:r>
        <w:t>A.1</w:t>
      </w:r>
      <w:r>
        <w:tab/>
        <w:t>Grundgestell</w:t>
      </w:r>
      <w:bookmarkEnd w:id="219"/>
    </w:p>
    <w:p w14:paraId="29FEFDAC" w14:textId="743C33C3" w:rsidR="008437E2" w:rsidRDefault="00B55356" w:rsidP="004879BD">
      <w:pPr>
        <w:pStyle w:val="Chapter3"/>
      </w:pPr>
      <w:bookmarkStart w:id="220" w:name="_Toc37841092"/>
      <w:r>
        <w:t>A</w:t>
      </w:r>
      <w:r w:rsidR="007F5A5E">
        <w:t>.1</w:t>
      </w:r>
      <w:r w:rsidR="00E63BC6">
        <w:t>.1</w:t>
      </w:r>
      <w:r w:rsidR="007F5A5E">
        <w:tab/>
      </w:r>
      <w:r w:rsidR="001501D1">
        <w:t xml:space="preserve">Dreitafelprojektion: </w:t>
      </w:r>
      <w:r w:rsidR="008437E2">
        <w:t>Grundgestell</w:t>
      </w:r>
      <w:bookmarkEnd w:id="220"/>
    </w:p>
    <w:p w14:paraId="3689EEC7" w14:textId="77777777" w:rsidR="008437E2" w:rsidRDefault="008437E2" w:rsidP="00C304B7">
      <w:pPr>
        <w:pStyle w:val="Flietext"/>
        <w:rPr>
          <w:rFonts w:eastAsiaTheme="majorEastAsia" w:cstheme="majorBidi"/>
          <w:sz w:val="32"/>
          <w:szCs w:val="26"/>
        </w:rPr>
      </w:pPr>
      <w:r>
        <w:br w:type="page"/>
      </w:r>
    </w:p>
    <w:p w14:paraId="381AB024" w14:textId="7CD9C1DD" w:rsidR="008437E2" w:rsidRDefault="00DB7408" w:rsidP="009006A9">
      <w:pPr>
        <w:pStyle w:val="Flietext"/>
        <w:tabs>
          <w:tab w:val="left" w:pos="6030"/>
        </w:tabs>
        <w:rPr>
          <w:rFonts w:eastAsiaTheme="majorEastAsia" w:cstheme="majorBidi"/>
          <w:sz w:val="32"/>
          <w:szCs w:val="26"/>
        </w:rPr>
      </w:pPr>
      <w:r>
        <w:rPr>
          <w:noProof/>
        </w:rPr>
        <w:lastRenderedPageBreak/>
        <w:drawing>
          <wp:anchor distT="0" distB="0" distL="114300" distR="114300" simplePos="0" relativeHeight="251658240" behindDoc="1" locked="0" layoutInCell="1" allowOverlap="1" wp14:anchorId="049A83E0" wp14:editId="79C7B0E2">
            <wp:simplePos x="0" y="0"/>
            <wp:positionH relativeFrom="column">
              <wp:posOffset>-2633825</wp:posOffset>
            </wp:positionH>
            <wp:positionV relativeFrom="paragraph">
              <wp:posOffset>662150</wp:posOffset>
            </wp:positionV>
            <wp:extent cx="10677527" cy="7552367"/>
            <wp:effectExtent l="635"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undgestell.PNG"/>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10690807" cy="7561760"/>
                    </a:xfrm>
                    <a:prstGeom prst="rect">
                      <a:avLst/>
                    </a:prstGeom>
                  </pic:spPr>
                </pic:pic>
              </a:graphicData>
            </a:graphic>
            <wp14:sizeRelH relativeFrom="margin">
              <wp14:pctWidth>0</wp14:pctWidth>
            </wp14:sizeRelH>
            <wp14:sizeRelV relativeFrom="margin">
              <wp14:pctHeight>0</wp14:pctHeight>
            </wp14:sizeRelV>
          </wp:anchor>
        </w:drawing>
      </w:r>
      <w:r w:rsidR="008437E2">
        <w:br w:type="page"/>
      </w:r>
      <w:r w:rsidR="009006A9">
        <w:lastRenderedPageBreak/>
        <w:tab/>
      </w:r>
    </w:p>
    <w:p w14:paraId="043F7084" w14:textId="220DF125" w:rsidR="00BF4B04" w:rsidRDefault="00227018" w:rsidP="004879BD">
      <w:pPr>
        <w:pStyle w:val="Chapter3"/>
      </w:pPr>
      <w:bookmarkStart w:id="221" w:name="_Toc37841093"/>
      <w:r>
        <w:t>A.</w:t>
      </w:r>
      <w:r w:rsidR="00E63BC6">
        <w:t>1.2</w:t>
      </w:r>
      <w:r>
        <w:tab/>
      </w:r>
      <w:r w:rsidR="001501D1">
        <w:t>Dreitafelprojektion:</w:t>
      </w:r>
      <w:r w:rsidR="00E63BC6">
        <w:t xml:space="preserve"> </w:t>
      </w:r>
      <w:r w:rsidR="001501D1">
        <w:t>Deckel</w:t>
      </w:r>
      <w:r w:rsidR="00E63BC6">
        <w:t xml:space="preserve"> &amp; Zusammenbau</w:t>
      </w:r>
      <w:bookmarkEnd w:id="221"/>
    </w:p>
    <w:p w14:paraId="3889B8CC" w14:textId="77777777" w:rsidR="00BF4B04" w:rsidRDefault="00BF4B04" w:rsidP="00C304B7">
      <w:pPr>
        <w:pStyle w:val="Flietext"/>
        <w:rPr>
          <w:rFonts w:eastAsiaTheme="majorEastAsia" w:cstheme="majorBidi"/>
          <w:sz w:val="32"/>
          <w:szCs w:val="26"/>
        </w:rPr>
      </w:pPr>
      <w:r>
        <w:br w:type="page"/>
      </w:r>
    </w:p>
    <w:p w14:paraId="2FFA504D" w14:textId="4483640D" w:rsidR="00BF4B04" w:rsidRDefault="00C657F9" w:rsidP="00C304B7">
      <w:pPr>
        <w:pStyle w:val="Flietext"/>
        <w:rPr>
          <w:rFonts w:eastAsiaTheme="majorEastAsia" w:cstheme="majorBidi"/>
          <w:sz w:val="32"/>
          <w:szCs w:val="26"/>
        </w:rPr>
      </w:pPr>
      <w:r>
        <w:rPr>
          <w:noProof/>
        </w:rPr>
        <w:lastRenderedPageBreak/>
        <w:drawing>
          <wp:anchor distT="0" distB="0" distL="114300" distR="114300" simplePos="0" relativeHeight="251659264" behindDoc="1" locked="0" layoutInCell="1" allowOverlap="1" wp14:anchorId="7FA217A4" wp14:editId="04334209">
            <wp:simplePos x="0" y="0"/>
            <wp:positionH relativeFrom="column">
              <wp:posOffset>-2651214</wp:posOffset>
            </wp:positionH>
            <wp:positionV relativeFrom="paragraph">
              <wp:posOffset>676362</wp:posOffset>
            </wp:positionV>
            <wp:extent cx="10692765" cy="7546799"/>
            <wp:effectExtent l="0" t="7937" r="5397" b="5398"/>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kel &amp; Zusammenbau Gestell.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10706447" cy="7556456"/>
                    </a:xfrm>
                    <a:prstGeom prst="rect">
                      <a:avLst/>
                    </a:prstGeom>
                  </pic:spPr>
                </pic:pic>
              </a:graphicData>
            </a:graphic>
            <wp14:sizeRelH relativeFrom="margin">
              <wp14:pctWidth>0</wp14:pctWidth>
            </wp14:sizeRelH>
            <wp14:sizeRelV relativeFrom="margin">
              <wp14:pctHeight>0</wp14:pctHeight>
            </wp14:sizeRelV>
          </wp:anchor>
        </w:drawing>
      </w:r>
      <w:r w:rsidR="00BF4B04">
        <w:br w:type="page"/>
      </w:r>
    </w:p>
    <w:p w14:paraId="45372E6C" w14:textId="02830F2C" w:rsidR="00B94606" w:rsidRDefault="003F3008" w:rsidP="004879BD">
      <w:pPr>
        <w:pStyle w:val="Chapter2"/>
      </w:pPr>
      <w:bookmarkStart w:id="222" w:name="_Toc37841094"/>
      <w:r>
        <w:lastRenderedPageBreak/>
        <w:t>A.</w:t>
      </w:r>
      <w:r w:rsidR="00E63BC6">
        <w:t>2</w:t>
      </w:r>
      <w:r w:rsidR="00D60BCB">
        <w:tab/>
        <w:t>Nephelometer</w:t>
      </w:r>
      <w:bookmarkEnd w:id="222"/>
    </w:p>
    <w:p w14:paraId="78E9AF52" w14:textId="4767D96E" w:rsidR="00E63BC6" w:rsidRPr="00E63BC6" w:rsidRDefault="00E63BC6" w:rsidP="004879BD">
      <w:pPr>
        <w:pStyle w:val="Chapter3"/>
      </w:pPr>
      <w:bookmarkStart w:id="223" w:name="_Toc37841095"/>
      <w:r>
        <w:t>A.2.1</w:t>
      </w:r>
      <w:r>
        <w:tab/>
        <w:t>Dreitafelprojektion: Dunkelkammer</w:t>
      </w:r>
      <w:bookmarkEnd w:id="223"/>
    </w:p>
    <w:p w14:paraId="7AC2660B" w14:textId="77777777" w:rsidR="00B94606" w:rsidRDefault="00B94606" w:rsidP="00C304B7">
      <w:pPr>
        <w:pStyle w:val="Flietext"/>
        <w:rPr>
          <w:rFonts w:eastAsiaTheme="majorEastAsia" w:cstheme="majorBidi"/>
          <w:sz w:val="32"/>
          <w:szCs w:val="26"/>
        </w:rPr>
      </w:pPr>
      <w:r>
        <w:br w:type="page"/>
      </w:r>
    </w:p>
    <w:p w14:paraId="5C7BD0F1" w14:textId="2A4AE23B" w:rsidR="00B94606" w:rsidRDefault="00574B15" w:rsidP="00C304B7">
      <w:pPr>
        <w:pStyle w:val="Flietext"/>
        <w:rPr>
          <w:rFonts w:eastAsiaTheme="majorEastAsia" w:cstheme="majorBidi"/>
          <w:sz w:val="32"/>
          <w:szCs w:val="26"/>
        </w:rPr>
      </w:pPr>
      <w:r>
        <w:rPr>
          <w:noProof/>
        </w:rPr>
        <w:lastRenderedPageBreak/>
        <w:drawing>
          <wp:anchor distT="0" distB="0" distL="114300" distR="114300" simplePos="0" relativeHeight="251660288" behindDoc="1" locked="0" layoutInCell="1" allowOverlap="1" wp14:anchorId="15D5B360" wp14:editId="34A27725">
            <wp:simplePos x="0" y="0"/>
            <wp:positionH relativeFrom="column">
              <wp:posOffset>-2654005</wp:posOffset>
            </wp:positionH>
            <wp:positionV relativeFrom="paragraph">
              <wp:posOffset>658580</wp:posOffset>
            </wp:positionV>
            <wp:extent cx="10707649" cy="7573672"/>
            <wp:effectExtent l="4762" t="0" r="3493" b="3492"/>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nkelkammer.PN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10715773" cy="7579418"/>
                    </a:xfrm>
                    <a:prstGeom prst="rect">
                      <a:avLst/>
                    </a:prstGeom>
                  </pic:spPr>
                </pic:pic>
              </a:graphicData>
            </a:graphic>
            <wp14:sizeRelH relativeFrom="margin">
              <wp14:pctWidth>0</wp14:pctWidth>
            </wp14:sizeRelH>
            <wp14:sizeRelV relativeFrom="margin">
              <wp14:pctHeight>0</wp14:pctHeight>
            </wp14:sizeRelV>
          </wp:anchor>
        </w:drawing>
      </w:r>
      <w:r w:rsidR="00B94606">
        <w:br w:type="page"/>
      </w:r>
    </w:p>
    <w:p w14:paraId="1C0C7085" w14:textId="31506B19" w:rsidR="00B55356" w:rsidRPr="00B55356" w:rsidRDefault="00B94606" w:rsidP="004879BD">
      <w:pPr>
        <w:pStyle w:val="Chapter3"/>
      </w:pPr>
      <w:bookmarkStart w:id="224" w:name="_Toc37841096"/>
      <w:r>
        <w:lastRenderedPageBreak/>
        <w:t>A.</w:t>
      </w:r>
      <w:r w:rsidR="00E63BC6">
        <w:t>2.2</w:t>
      </w:r>
      <w:r>
        <w:tab/>
      </w:r>
      <w:r w:rsidR="00E63BC6">
        <w:t>Dreitafelprojektion</w:t>
      </w:r>
      <w:r>
        <w:t>: Deckel</w:t>
      </w:r>
      <w:bookmarkEnd w:id="224"/>
    </w:p>
    <w:p w14:paraId="53AB01BE" w14:textId="77777777" w:rsidR="00E63BC6" w:rsidRDefault="00E63BC6">
      <w:pPr>
        <w:spacing w:line="259" w:lineRule="auto"/>
        <w:jc w:val="left"/>
        <w:rPr>
          <w:color w:val="000000" w:themeColor="text1"/>
        </w:rPr>
      </w:pPr>
      <w:r>
        <w:br w:type="page"/>
      </w:r>
    </w:p>
    <w:p w14:paraId="4A2CD0AA" w14:textId="3E501504" w:rsidR="00E63BC6" w:rsidRDefault="006603B6">
      <w:pPr>
        <w:spacing w:line="259" w:lineRule="auto"/>
        <w:jc w:val="left"/>
        <w:rPr>
          <w:color w:val="000000" w:themeColor="text1"/>
        </w:rPr>
      </w:pPr>
      <w:r>
        <w:rPr>
          <w:noProof/>
        </w:rPr>
        <w:lastRenderedPageBreak/>
        <w:drawing>
          <wp:anchor distT="0" distB="0" distL="114300" distR="114300" simplePos="0" relativeHeight="251661312" behindDoc="1" locked="0" layoutInCell="1" allowOverlap="1" wp14:anchorId="21431FD6" wp14:editId="23F68502">
            <wp:simplePos x="0" y="0"/>
            <wp:positionH relativeFrom="column">
              <wp:posOffset>-2649697</wp:posOffset>
            </wp:positionH>
            <wp:positionV relativeFrom="paragraph">
              <wp:posOffset>674212</wp:posOffset>
            </wp:positionV>
            <wp:extent cx="10714314" cy="7559488"/>
            <wp:effectExtent l="0" t="3810" r="7620" b="762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ckel.PN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10729986" cy="7570546"/>
                    </a:xfrm>
                    <a:prstGeom prst="rect">
                      <a:avLst/>
                    </a:prstGeom>
                  </pic:spPr>
                </pic:pic>
              </a:graphicData>
            </a:graphic>
            <wp14:sizeRelH relativeFrom="margin">
              <wp14:pctWidth>0</wp14:pctWidth>
            </wp14:sizeRelH>
            <wp14:sizeRelV relativeFrom="margin">
              <wp14:pctHeight>0</wp14:pctHeight>
            </wp14:sizeRelV>
          </wp:anchor>
        </w:drawing>
      </w:r>
      <w:r w:rsidR="00E63BC6">
        <w:br w:type="page"/>
      </w:r>
    </w:p>
    <w:p w14:paraId="562A3565" w14:textId="77777777" w:rsidR="00E63BC6" w:rsidRDefault="00E63BC6" w:rsidP="004879BD">
      <w:pPr>
        <w:pStyle w:val="Chapter3"/>
      </w:pPr>
      <w:bookmarkStart w:id="225" w:name="_Toc37841097"/>
      <w:r>
        <w:lastRenderedPageBreak/>
        <w:t>A.2.3</w:t>
      </w:r>
      <w:r>
        <w:tab/>
        <w:t>Dreitafelprojektion: Arduino Gehäuse</w:t>
      </w:r>
      <w:bookmarkEnd w:id="225"/>
    </w:p>
    <w:p w14:paraId="3862CDE7" w14:textId="77777777" w:rsidR="00E63BC6" w:rsidRDefault="00E63BC6">
      <w:pPr>
        <w:spacing w:line="259" w:lineRule="auto"/>
        <w:jc w:val="left"/>
        <w:rPr>
          <w:color w:val="000000" w:themeColor="text1"/>
        </w:rPr>
      </w:pPr>
      <w:r>
        <w:br w:type="page"/>
      </w:r>
    </w:p>
    <w:p w14:paraId="2F3AC874" w14:textId="1AB24541" w:rsidR="00E63BC6" w:rsidRDefault="00D81E49">
      <w:pPr>
        <w:spacing w:line="259" w:lineRule="auto"/>
        <w:jc w:val="left"/>
        <w:rPr>
          <w:color w:val="000000" w:themeColor="text1"/>
        </w:rPr>
      </w:pPr>
      <w:r>
        <w:rPr>
          <w:noProof/>
        </w:rPr>
        <w:lastRenderedPageBreak/>
        <w:drawing>
          <wp:anchor distT="0" distB="0" distL="114300" distR="114300" simplePos="0" relativeHeight="251662336" behindDoc="1" locked="0" layoutInCell="1" allowOverlap="1" wp14:anchorId="44179E0A" wp14:editId="06DD7F37">
            <wp:simplePos x="0" y="0"/>
            <wp:positionH relativeFrom="column">
              <wp:posOffset>-2638941</wp:posOffset>
            </wp:positionH>
            <wp:positionV relativeFrom="paragraph">
              <wp:posOffset>675331</wp:posOffset>
            </wp:positionV>
            <wp:extent cx="10676370" cy="7562847"/>
            <wp:effectExtent l="0" t="5080" r="5715" b="5715"/>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duinoGehäuse.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10676370" cy="7562847"/>
                    </a:xfrm>
                    <a:prstGeom prst="rect">
                      <a:avLst/>
                    </a:prstGeom>
                  </pic:spPr>
                </pic:pic>
              </a:graphicData>
            </a:graphic>
            <wp14:sizeRelH relativeFrom="margin">
              <wp14:pctWidth>0</wp14:pctWidth>
            </wp14:sizeRelH>
            <wp14:sizeRelV relativeFrom="margin">
              <wp14:pctHeight>0</wp14:pctHeight>
            </wp14:sizeRelV>
          </wp:anchor>
        </w:drawing>
      </w:r>
      <w:r w:rsidR="00E63BC6">
        <w:br w:type="page"/>
      </w:r>
    </w:p>
    <w:p w14:paraId="6FA01A9A" w14:textId="77777777" w:rsidR="00E63BC6" w:rsidRDefault="00E63BC6" w:rsidP="004879BD">
      <w:pPr>
        <w:pStyle w:val="Chapter1"/>
      </w:pPr>
      <w:bookmarkStart w:id="226" w:name="_Toc37841098"/>
      <w:r>
        <w:lastRenderedPageBreak/>
        <w:t>B</w:t>
      </w:r>
      <w:r>
        <w:tab/>
        <w:t>Projektmanagement</w:t>
      </w:r>
      <w:bookmarkEnd w:id="226"/>
    </w:p>
    <w:p w14:paraId="7A733CF3" w14:textId="77777777" w:rsidR="00E63BC6" w:rsidRDefault="00E63BC6" w:rsidP="004879BD">
      <w:pPr>
        <w:pStyle w:val="Chapter2"/>
      </w:pPr>
      <w:bookmarkStart w:id="227" w:name="_Toc37841099"/>
      <w:r>
        <w:t>B.1</w:t>
      </w:r>
      <w:r>
        <w:tab/>
        <w:t>GANTT-Diagramm</w:t>
      </w:r>
      <w:bookmarkEnd w:id="227"/>
    </w:p>
    <w:p w14:paraId="4AF9FC6F" w14:textId="77777777" w:rsidR="00E63BC6" w:rsidRDefault="00E63BC6">
      <w:pPr>
        <w:spacing w:line="259" w:lineRule="auto"/>
        <w:jc w:val="left"/>
        <w:rPr>
          <w:rFonts w:eastAsiaTheme="majorEastAsia" w:cstheme="majorBidi"/>
          <w:b/>
          <w:color w:val="000000" w:themeColor="text1"/>
          <w:sz w:val="32"/>
          <w:szCs w:val="26"/>
        </w:rPr>
      </w:pPr>
      <w:r>
        <w:br w:type="page"/>
      </w:r>
    </w:p>
    <w:p w14:paraId="470B1EDA" w14:textId="77777777" w:rsidR="00E63BC6" w:rsidRDefault="00E63BC6">
      <w:pPr>
        <w:spacing w:line="259" w:lineRule="auto"/>
        <w:jc w:val="left"/>
        <w:rPr>
          <w:rFonts w:eastAsiaTheme="majorEastAsia" w:cstheme="majorBidi"/>
          <w:b/>
          <w:color w:val="000000" w:themeColor="text1"/>
          <w:sz w:val="32"/>
          <w:szCs w:val="26"/>
        </w:rPr>
      </w:pPr>
      <w:r>
        <w:lastRenderedPageBreak/>
        <w:br w:type="page"/>
      </w:r>
    </w:p>
    <w:p w14:paraId="1ADFCDD3" w14:textId="77777777" w:rsidR="00E63BC6" w:rsidRDefault="00E63BC6">
      <w:pPr>
        <w:spacing w:line="259" w:lineRule="auto"/>
        <w:jc w:val="left"/>
        <w:rPr>
          <w:rFonts w:eastAsiaTheme="majorEastAsia" w:cstheme="majorBidi"/>
          <w:b/>
          <w:color w:val="000000" w:themeColor="text1"/>
          <w:sz w:val="32"/>
          <w:szCs w:val="26"/>
        </w:rPr>
      </w:pPr>
      <w:r>
        <w:lastRenderedPageBreak/>
        <w:br w:type="page"/>
      </w:r>
    </w:p>
    <w:p w14:paraId="569EF4B1" w14:textId="77777777" w:rsidR="00E63BC6" w:rsidRDefault="00E63BC6">
      <w:pPr>
        <w:spacing w:line="259" w:lineRule="auto"/>
        <w:jc w:val="left"/>
        <w:rPr>
          <w:rFonts w:eastAsiaTheme="majorEastAsia" w:cstheme="majorBidi"/>
          <w:b/>
          <w:color w:val="000000" w:themeColor="text1"/>
          <w:sz w:val="32"/>
          <w:szCs w:val="26"/>
        </w:rPr>
      </w:pPr>
      <w:r>
        <w:lastRenderedPageBreak/>
        <w:br w:type="page"/>
      </w:r>
    </w:p>
    <w:p w14:paraId="151DBD53" w14:textId="77777777" w:rsidR="00E63BC6" w:rsidRDefault="00E63BC6" w:rsidP="004879BD">
      <w:pPr>
        <w:pStyle w:val="Chapter2"/>
      </w:pPr>
      <w:bookmarkStart w:id="228" w:name="_Toc37841100"/>
      <w:r>
        <w:lastRenderedPageBreak/>
        <w:t>B.2</w:t>
      </w:r>
      <w:r>
        <w:tab/>
      </w:r>
      <w:proofErr w:type="spellStart"/>
      <w:r>
        <w:t>ToDo</w:t>
      </w:r>
      <w:proofErr w:type="spellEnd"/>
      <w:r>
        <w:t>-Liste</w:t>
      </w:r>
      <w:bookmarkEnd w:id="228"/>
    </w:p>
    <w:p w14:paraId="06B67C55" w14:textId="77777777" w:rsidR="00E63BC6" w:rsidRDefault="00E63BC6">
      <w:pPr>
        <w:spacing w:line="259" w:lineRule="auto"/>
        <w:jc w:val="left"/>
        <w:rPr>
          <w:color w:val="000000" w:themeColor="text1"/>
        </w:rPr>
      </w:pPr>
      <w:r>
        <w:br w:type="page"/>
      </w:r>
    </w:p>
    <w:p w14:paraId="3F86014E" w14:textId="77777777" w:rsidR="00E63BC6" w:rsidRDefault="00E63BC6">
      <w:pPr>
        <w:spacing w:line="259" w:lineRule="auto"/>
        <w:jc w:val="left"/>
        <w:rPr>
          <w:color w:val="000000" w:themeColor="text1"/>
        </w:rPr>
      </w:pPr>
      <w:r>
        <w:lastRenderedPageBreak/>
        <w:br w:type="page"/>
      </w:r>
    </w:p>
    <w:p w14:paraId="24C3E2A7" w14:textId="77777777" w:rsidR="00E63BC6" w:rsidRDefault="00E63BC6">
      <w:pPr>
        <w:spacing w:line="259" w:lineRule="auto"/>
        <w:jc w:val="left"/>
        <w:rPr>
          <w:color w:val="000000" w:themeColor="text1"/>
        </w:rPr>
      </w:pPr>
      <w:r>
        <w:lastRenderedPageBreak/>
        <w:br w:type="page"/>
      </w:r>
    </w:p>
    <w:p w14:paraId="2CE96B84" w14:textId="77777777" w:rsidR="00E63BC6" w:rsidRDefault="00E63BC6">
      <w:pPr>
        <w:spacing w:line="259" w:lineRule="auto"/>
        <w:jc w:val="left"/>
        <w:rPr>
          <w:color w:val="000000" w:themeColor="text1"/>
        </w:rPr>
      </w:pPr>
      <w:r>
        <w:lastRenderedPageBreak/>
        <w:br w:type="page"/>
      </w:r>
    </w:p>
    <w:p w14:paraId="11634077" w14:textId="2B319442" w:rsidR="00326E8A" w:rsidRPr="00326E8A" w:rsidRDefault="00E63BC6" w:rsidP="004879BD">
      <w:pPr>
        <w:pStyle w:val="Chapter1"/>
      </w:pPr>
      <w:bookmarkStart w:id="229" w:name="_Toc37841101"/>
      <w:r>
        <w:lastRenderedPageBreak/>
        <w:t>C</w:t>
      </w:r>
      <w:r>
        <w:tab/>
        <w:t>Schaltplan</w:t>
      </w:r>
      <w:bookmarkEnd w:id="229"/>
    </w:p>
    <w:p w14:paraId="402FDD4F" w14:textId="77777777" w:rsidR="00326E8A" w:rsidRDefault="00326E8A">
      <w:pPr>
        <w:spacing w:line="259" w:lineRule="auto"/>
        <w:jc w:val="left"/>
        <w:rPr>
          <w:color w:val="000000" w:themeColor="text1"/>
        </w:rPr>
      </w:pPr>
      <w:r>
        <w:br w:type="page"/>
      </w:r>
    </w:p>
    <w:p w14:paraId="3B057FAB" w14:textId="264CBFB6" w:rsidR="00326E8A" w:rsidRDefault="005070BF">
      <w:pPr>
        <w:spacing w:line="259" w:lineRule="auto"/>
        <w:jc w:val="left"/>
        <w:rPr>
          <w:color w:val="000000" w:themeColor="text1"/>
        </w:rPr>
      </w:pPr>
      <w:r>
        <w:rPr>
          <w:noProof/>
        </w:rPr>
        <w:lastRenderedPageBreak/>
        <w:drawing>
          <wp:anchor distT="0" distB="0" distL="114300" distR="114300" simplePos="0" relativeHeight="251663360" behindDoc="1" locked="0" layoutInCell="1" allowOverlap="1" wp14:anchorId="69637997" wp14:editId="6DA15151">
            <wp:simplePos x="0" y="0"/>
            <wp:positionH relativeFrom="column">
              <wp:posOffset>-2643758</wp:posOffset>
            </wp:positionH>
            <wp:positionV relativeFrom="paragraph">
              <wp:posOffset>666366</wp:posOffset>
            </wp:positionV>
            <wp:extent cx="10709589" cy="7556153"/>
            <wp:effectExtent l="0" t="4445"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matic.PN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10727166" cy="7568554"/>
                    </a:xfrm>
                    <a:prstGeom prst="rect">
                      <a:avLst/>
                    </a:prstGeom>
                  </pic:spPr>
                </pic:pic>
              </a:graphicData>
            </a:graphic>
            <wp14:sizeRelH relativeFrom="margin">
              <wp14:pctWidth>0</wp14:pctWidth>
            </wp14:sizeRelH>
            <wp14:sizeRelV relativeFrom="margin">
              <wp14:pctHeight>0</wp14:pctHeight>
            </wp14:sizeRelV>
          </wp:anchor>
        </w:drawing>
      </w:r>
      <w:r w:rsidR="00326E8A">
        <w:br w:type="page"/>
      </w:r>
    </w:p>
    <w:p w14:paraId="764DCE2A" w14:textId="77777777" w:rsidR="00326E8A" w:rsidRDefault="00326E8A" w:rsidP="004879BD">
      <w:pPr>
        <w:pStyle w:val="Chapter1"/>
      </w:pPr>
      <w:bookmarkStart w:id="230" w:name="_Toc37841102"/>
      <w:r>
        <w:lastRenderedPageBreak/>
        <w:t>D</w:t>
      </w:r>
      <w:r>
        <w:tab/>
        <w:t>Quellcodes</w:t>
      </w:r>
      <w:bookmarkEnd w:id="230"/>
    </w:p>
    <w:p w14:paraId="697C0DFD" w14:textId="77777777" w:rsidR="00326E8A" w:rsidRDefault="00326E8A" w:rsidP="004879BD">
      <w:pPr>
        <w:pStyle w:val="Chapter2"/>
      </w:pPr>
      <w:bookmarkStart w:id="231" w:name="_Toc37841103"/>
      <w:r>
        <w:t>D.1</w:t>
      </w:r>
      <w:r>
        <w:tab/>
        <w:t>Spice-Modell: LED</w:t>
      </w:r>
      <w:bookmarkEnd w:id="231"/>
    </w:p>
    <w:p w14:paraId="2497F72B"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proofErr w:type="gramStart"/>
      <w:r w:rsidRPr="002A2B76">
        <w:rPr>
          <w:rFonts w:ascii="Menlo" w:eastAsia="Times New Roman" w:hAnsi="Menlo" w:cs="Menlo"/>
          <w:color w:val="AF00DB"/>
          <w:szCs w:val="24"/>
          <w:lang w:eastAsia="zh-CN"/>
        </w:rPr>
        <w:t>.MODEL</w:t>
      </w:r>
      <w:proofErr w:type="gramEnd"/>
      <w:r w:rsidRPr="002A2B76">
        <w:rPr>
          <w:rFonts w:ascii="Menlo" w:eastAsia="Times New Roman" w:hAnsi="Menlo" w:cs="Menlo"/>
          <w:color w:val="000000"/>
          <w:szCs w:val="24"/>
          <w:lang w:eastAsia="zh-CN"/>
        </w:rPr>
        <w:t xml:space="preserve"> SFH4550 D        </w:t>
      </w:r>
    </w:p>
    <w:p w14:paraId="74F1E244"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IS   = 7.06922E-19</w:t>
      </w:r>
    </w:p>
    <w:p w14:paraId="7E824D00"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N    = 1.381203754</w:t>
      </w:r>
    </w:p>
    <w:p w14:paraId="67D0F468"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RS   = 0.775721745</w:t>
      </w:r>
    </w:p>
    <w:p w14:paraId="563D19EA"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gramStart"/>
      <w:r w:rsidRPr="00182654">
        <w:rPr>
          <w:rFonts w:ascii="Menlo" w:eastAsia="Times New Roman" w:hAnsi="Menlo" w:cs="Menlo"/>
          <w:color w:val="000000"/>
          <w:szCs w:val="24"/>
          <w:lang w:val="en-US" w:eastAsia="zh-CN"/>
        </w:rPr>
        <w:t>IKF  =</w:t>
      </w:r>
      <w:proofErr w:type="gramEnd"/>
      <w:r w:rsidRPr="00182654">
        <w:rPr>
          <w:rFonts w:ascii="Menlo" w:eastAsia="Times New Roman" w:hAnsi="Menlo" w:cs="Menlo"/>
          <w:color w:val="000000"/>
          <w:szCs w:val="24"/>
          <w:lang w:val="en-US" w:eastAsia="zh-CN"/>
        </w:rPr>
        <w:t xml:space="preserve"> 0.341537995</w:t>
      </w:r>
    </w:p>
    <w:p w14:paraId="01180193"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gramStart"/>
      <w:r w:rsidRPr="00182654">
        <w:rPr>
          <w:rFonts w:ascii="Menlo" w:eastAsia="Times New Roman" w:hAnsi="Menlo" w:cs="Menlo"/>
          <w:color w:val="000000"/>
          <w:szCs w:val="24"/>
          <w:lang w:val="en-US" w:eastAsia="zh-CN"/>
        </w:rPr>
        <w:t>IBV  =</w:t>
      </w:r>
      <w:proofErr w:type="gramEnd"/>
      <w:r w:rsidRPr="00182654">
        <w:rPr>
          <w:rFonts w:ascii="Menlo" w:eastAsia="Times New Roman" w:hAnsi="Menlo" w:cs="Menlo"/>
          <w:color w:val="000000"/>
          <w:szCs w:val="24"/>
          <w:lang w:val="en-US" w:eastAsia="zh-CN"/>
        </w:rPr>
        <w:t xml:space="preserve"> 0.00000003</w:t>
      </w:r>
    </w:p>
    <w:p w14:paraId="11011688"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gramStart"/>
      <w:r w:rsidRPr="00182654">
        <w:rPr>
          <w:rFonts w:ascii="Menlo" w:eastAsia="Times New Roman" w:hAnsi="Menlo" w:cs="Menlo"/>
          <w:color w:val="000000"/>
          <w:szCs w:val="24"/>
          <w:lang w:val="en-US" w:eastAsia="zh-CN"/>
        </w:rPr>
        <w:t>NBV  =</w:t>
      </w:r>
      <w:proofErr w:type="gramEnd"/>
      <w:r w:rsidRPr="00182654">
        <w:rPr>
          <w:rFonts w:ascii="Menlo" w:eastAsia="Times New Roman" w:hAnsi="Menlo" w:cs="Menlo"/>
          <w:color w:val="000000"/>
          <w:szCs w:val="24"/>
          <w:lang w:val="en-US" w:eastAsia="zh-CN"/>
        </w:rPr>
        <w:t xml:space="preserve"> 2</w:t>
      </w:r>
    </w:p>
    <w:p w14:paraId="71CA26BD"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IBVL = 0.000000003</w:t>
      </w:r>
    </w:p>
    <w:p w14:paraId="733D0300"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NBVL = 150</w:t>
      </w:r>
    </w:p>
    <w:p w14:paraId="06A9139C"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BV   = 14</w:t>
      </w:r>
    </w:p>
    <w:p w14:paraId="1F61FDD9"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r w:rsidRPr="002A2B76">
        <w:rPr>
          <w:rFonts w:ascii="Menlo" w:eastAsia="Times New Roman" w:hAnsi="Menlo" w:cs="Menlo"/>
          <w:color w:val="A31515"/>
          <w:szCs w:val="24"/>
          <w:lang w:eastAsia="zh-CN"/>
        </w:rPr>
        <w:t>+</w:t>
      </w:r>
      <w:r w:rsidRPr="002A2B76">
        <w:rPr>
          <w:rFonts w:ascii="Menlo" w:eastAsia="Times New Roman" w:hAnsi="Menlo" w:cs="Menlo"/>
          <w:color w:val="000000"/>
          <w:szCs w:val="24"/>
          <w:lang w:eastAsia="zh-CN"/>
        </w:rPr>
        <w:t xml:space="preserve"> </w:t>
      </w:r>
      <w:proofErr w:type="gramStart"/>
      <w:r w:rsidRPr="002A2B76">
        <w:rPr>
          <w:rFonts w:ascii="Menlo" w:eastAsia="Times New Roman" w:hAnsi="Menlo" w:cs="Menlo"/>
          <w:color w:val="000000"/>
          <w:szCs w:val="24"/>
          <w:lang w:eastAsia="zh-CN"/>
        </w:rPr>
        <w:t>CJO  =</w:t>
      </w:r>
      <w:proofErr w:type="gramEnd"/>
      <w:r w:rsidRPr="002A2B76">
        <w:rPr>
          <w:rFonts w:ascii="Menlo" w:eastAsia="Times New Roman" w:hAnsi="Menlo" w:cs="Menlo"/>
          <w:color w:val="000000"/>
          <w:szCs w:val="24"/>
          <w:lang w:eastAsia="zh-CN"/>
        </w:rPr>
        <w:t xml:space="preserve"> 4.19E-11</w:t>
      </w:r>
    </w:p>
    <w:p w14:paraId="0D542DD3"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r w:rsidRPr="002A2B76">
        <w:rPr>
          <w:rFonts w:ascii="Menlo" w:eastAsia="Times New Roman" w:hAnsi="Menlo" w:cs="Menlo"/>
          <w:color w:val="A31515"/>
          <w:szCs w:val="24"/>
          <w:lang w:eastAsia="zh-CN"/>
        </w:rPr>
        <w:t>+</w:t>
      </w:r>
      <w:r w:rsidRPr="002A2B76">
        <w:rPr>
          <w:rFonts w:ascii="Menlo" w:eastAsia="Times New Roman" w:hAnsi="Menlo" w:cs="Menlo"/>
          <w:color w:val="000000"/>
          <w:szCs w:val="24"/>
          <w:lang w:eastAsia="zh-CN"/>
        </w:rPr>
        <w:t xml:space="preserve"> VJ   = 0.23</w:t>
      </w:r>
    </w:p>
    <w:p w14:paraId="716EAFC5"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r w:rsidRPr="002A2B76">
        <w:rPr>
          <w:rFonts w:ascii="Menlo" w:eastAsia="Times New Roman" w:hAnsi="Menlo" w:cs="Menlo"/>
          <w:color w:val="A31515"/>
          <w:szCs w:val="24"/>
          <w:lang w:eastAsia="zh-CN"/>
        </w:rPr>
        <w:t>+</w:t>
      </w:r>
      <w:r w:rsidRPr="002A2B76">
        <w:rPr>
          <w:rFonts w:ascii="Menlo" w:eastAsia="Times New Roman" w:hAnsi="Menlo" w:cs="Menlo"/>
          <w:color w:val="000000"/>
          <w:szCs w:val="24"/>
          <w:lang w:eastAsia="zh-CN"/>
        </w:rPr>
        <w:t xml:space="preserve"> M    = 0.07</w:t>
      </w:r>
    </w:p>
    <w:p w14:paraId="3E5A1AA4"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r w:rsidRPr="002A2B76">
        <w:rPr>
          <w:rFonts w:ascii="Menlo" w:eastAsia="Times New Roman" w:hAnsi="Menlo" w:cs="Menlo"/>
          <w:color w:val="A31515"/>
          <w:szCs w:val="24"/>
          <w:lang w:eastAsia="zh-CN"/>
        </w:rPr>
        <w:t>+</w:t>
      </w:r>
      <w:r w:rsidRPr="002A2B76">
        <w:rPr>
          <w:rFonts w:ascii="Menlo" w:eastAsia="Times New Roman" w:hAnsi="Menlo" w:cs="Menlo"/>
          <w:color w:val="000000"/>
          <w:szCs w:val="24"/>
          <w:lang w:eastAsia="zh-CN"/>
        </w:rPr>
        <w:t xml:space="preserve"> FC   = -0.33</w:t>
      </w:r>
    </w:p>
    <w:p w14:paraId="21BCEC02" w14:textId="77777777" w:rsidR="00182654" w:rsidRPr="002A2B76" w:rsidRDefault="00182654" w:rsidP="00182654">
      <w:pPr>
        <w:shd w:val="clear" w:color="auto" w:fill="FFFFFF"/>
        <w:spacing w:after="0" w:line="270" w:lineRule="atLeast"/>
        <w:jc w:val="left"/>
        <w:rPr>
          <w:rFonts w:ascii="Menlo" w:eastAsia="Times New Roman" w:hAnsi="Menlo" w:cs="Menlo"/>
          <w:color w:val="000000"/>
          <w:szCs w:val="24"/>
          <w:lang w:eastAsia="zh-CN"/>
        </w:rPr>
      </w:pPr>
      <w:r w:rsidRPr="002A2B76">
        <w:rPr>
          <w:rFonts w:ascii="Menlo" w:eastAsia="Times New Roman" w:hAnsi="Menlo" w:cs="Menlo"/>
          <w:color w:val="A31515"/>
          <w:szCs w:val="24"/>
          <w:lang w:eastAsia="zh-CN"/>
        </w:rPr>
        <w:t>+</w:t>
      </w:r>
      <w:r w:rsidRPr="002A2B76">
        <w:rPr>
          <w:rFonts w:ascii="Menlo" w:eastAsia="Times New Roman" w:hAnsi="Menlo" w:cs="Menlo"/>
          <w:color w:val="000000"/>
          <w:szCs w:val="24"/>
          <w:lang w:eastAsia="zh-CN"/>
        </w:rPr>
        <w:t xml:space="preserve"> TT   = 0.000000009</w:t>
      </w:r>
    </w:p>
    <w:p w14:paraId="67B6C7D0"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EG   = 1.46</w:t>
      </w:r>
    </w:p>
    <w:p w14:paraId="2DD89B7A" w14:textId="1830C6A2" w:rsidR="00182654" w:rsidRPr="00182654" w:rsidRDefault="00182654" w:rsidP="00182654">
      <w:pPr>
        <w:pStyle w:val="Chapter2"/>
        <w:rPr>
          <w:lang w:val="en-US"/>
        </w:rPr>
      </w:pPr>
      <w:bookmarkStart w:id="232" w:name="_Toc37841104"/>
      <w:r w:rsidRPr="00182654">
        <w:rPr>
          <w:lang w:val="en-US"/>
        </w:rPr>
        <w:t>D.2</w:t>
      </w:r>
      <w:r w:rsidRPr="00182654">
        <w:rPr>
          <w:lang w:val="en-US"/>
        </w:rPr>
        <w:tab/>
        <w:t>Spice-Modell: Transistor</w:t>
      </w:r>
      <w:bookmarkEnd w:id="232"/>
    </w:p>
    <w:p w14:paraId="340D40EB"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proofErr w:type="gramStart"/>
      <w:r w:rsidRPr="00182654">
        <w:rPr>
          <w:rFonts w:ascii="Menlo" w:eastAsia="Times New Roman" w:hAnsi="Menlo" w:cs="Menlo"/>
          <w:color w:val="AF00DB"/>
          <w:sz w:val="18"/>
          <w:szCs w:val="18"/>
          <w:lang w:val="en-US" w:eastAsia="zh-CN"/>
        </w:rPr>
        <w:t>.</w:t>
      </w:r>
      <w:r w:rsidRPr="00182654">
        <w:rPr>
          <w:rFonts w:ascii="Menlo" w:eastAsia="Times New Roman" w:hAnsi="Menlo" w:cs="Menlo"/>
          <w:color w:val="AF00DB"/>
          <w:szCs w:val="24"/>
          <w:lang w:val="en-US" w:eastAsia="zh-CN"/>
        </w:rPr>
        <w:t>MODEL</w:t>
      </w:r>
      <w:proofErr w:type="gramEnd"/>
      <w:r w:rsidRPr="00182654">
        <w:rPr>
          <w:rFonts w:ascii="Menlo" w:eastAsia="Times New Roman" w:hAnsi="Menlo" w:cs="Menlo"/>
          <w:color w:val="000000"/>
          <w:szCs w:val="24"/>
          <w:lang w:val="en-US" w:eastAsia="zh-CN"/>
        </w:rPr>
        <w:t xml:space="preserve"> BS170 VDMOS </w:t>
      </w:r>
    </w:p>
    <w:p w14:paraId="7B80522E"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VTO    = 1.824</w:t>
      </w:r>
    </w:p>
    <w:p w14:paraId="04DDB49D"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RG     = 270</w:t>
      </w:r>
    </w:p>
    <w:p w14:paraId="48668EED"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RS     = 1.572</w:t>
      </w:r>
    </w:p>
    <w:p w14:paraId="2185F42A"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RD     = 1.436</w:t>
      </w:r>
    </w:p>
    <w:p w14:paraId="2AF4AF79"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RB     = .768</w:t>
      </w:r>
    </w:p>
    <w:p w14:paraId="07FC81FD"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KP     = .1233</w:t>
      </w:r>
    </w:p>
    <w:p w14:paraId="7D136FE4"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Cgdmax</w:t>
      </w:r>
      <w:proofErr w:type="spellEnd"/>
      <w:r w:rsidRPr="00182654">
        <w:rPr>
          <w:rFonts w:ascii="Menlo" w:eastAsia="Times New Roman" w:hAnsi="Menlo" w:cs="Menlo"/>
          <w:color w:val="000000"/>
          <w:szCs w:val="24"/>
          <w:lang w:val="en-US" w:eastAsia="zh-CN"/>
        </w:rPr>
        <w:t xml:space="preserve"> = 20p</w:t>
      </w:r>
    </w:p>
    <w:p w14:paraId="6DB88BBD"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Cgdmin</w:t>
      </w:r>
      <w:proofErr w:type="spellEnd"/>
      <w:r w:rsidRPr="00182654">
        <w:rPr>
          <w:rFonts w:ascii="Menlo" w:eastAsia="Times New Roman" w:hAnsi="Menlo" w:cs="Menlo"/>
          <w:color w:val="000000"/>
          <w:szCs w:val="24"/>
          <w:lang w:val="en-US" w:eastAsia="zh-CN"/>
        </w:rPr>
        <w:t xml:space="preserve"> = 3p</w:t>
      </w:r>
    </w:p>
    <w:p w14:paraId="5BD5D30F"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CGS    = 28p</w:t>
      </w:r>
    </w:p>
    <w:p w14:paraId="350EDAF7"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Cjo</w:t>
      </w:r>
      <w:proofErr w:type="spellEnd"/>
      <w:r w:rsidRPr="00182654">
        <w:rPr>
          <w:rFonts w:ascii="Menlo" w:eastAsia="Times New Roman" w:hAnsi="Menlo" w:cs="Menlo"/>
          <w:color w:val="000000"/>
          <w:szCs w:val="24"/>
          <w:lang w:val="en-US" w:eastAsia="zh-CN"/>
        </w:rPr>
        <w:t xml:space="preserve">    = 35p</w:t>
      </w:r>
    </w:p>
    <w:p w14:paraId="15F2FA84"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Rds</w:t>
      </w:r>
      <w:proofErr w:type="spellEnd"/>
      <w:r w:rsidRPr="00182654">
        <w:rPr>
          <w:rFonts w:ascii="Menlo" w:eastAsia="Times New Roman" w:hAnsi="Menlo" w:cs="Menlo"/>
          <w:color w:val="000000"/>
          <w:szCs w:val="24"/>
          <w:lang w:val="en-US" w:eastAsia="zh-CN"/>
        </w:rPr>
        <w:t xml:space="preserve">    = 1.2E8</w:t>
      </w:r>
    </w:p>
    <w:p w14:paraId="25816A0E"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IS     = 5p</w:t>
      </w:r>
    </w:p>
    <w:p w14:paraId="70CE553A"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Bv</w:t>
      </w:r>
      <w:proofErr w:type="spellEnd"/>
      <w:r w:rsidRPr="00182654">
        <w:rPr>
          <w:rFonts w:ascii="Menlo" w:eastAsia="Times New Roman" w:hAnsi="Menlo" w:cs="Menlo"/>
          <w:color w:val="000000"/>
          <w:szCs w:val="24"/>
          <w:lang w:val="en-US" w:eastAsia="zh-CN"/>
        </w:rPr>
        <w:t xml:space="preserve">     = 60</w:t>
      </w:r>
    </w:p>
    <w:p w14:paraId="36A8907A" w14:textId="77777777" w:rsidR="00182654" w:rsidRPr="00182654" w:rsidRDefault="00182654" w:rsidP="00182654">
      <w:pPr>
        <w:shd w:val="clear" w:color="auto" w:fill="FFFFFF"/>
        <w:spacing w:after="0" w:line="270" w:lineRule="atLeast"/>
        <w:jc w:val="left"/>
        <w:rPr>
          <w:rFonts w:ascii="Menlo" w:eastAsia="Times New Roman" w:hAnsi="Menlo" w:cs="Menlo"/>
          <w:color w:val="000000"/>
          <w:szCs w:val="24"/>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w:t>
      </w:r>
      <w:proofErr w:type="spellStart"/>
      <w:r w:rsidRPr="00182654">
        <w:rPr>
          <w:rFonts w:ascii="Menlo" w:eastAsia="Times New Roman" w:hAnsi="Menlo" w:cs="Menlo"/>
          <w:color w:val="000000"/>
          <w:szCs w:val="24"/>
          <w:lang w:val="en-US" w:eastAsia="zh-CN"/>
        </w:rPr>
        <w:t>Ibv</w:t>
      </w:r>
      <w:proofErr w:type="spellEnd"/>
      <w:r w:rsidRPr="00182654">
        <w:rPr>
          <w:rFonts w:ascii="Menlo" w:eastAsia="Times New Roman" w:hAnsi="Menlo" w:cs="Menlo"/>
          <w:color w:val="000000"/>
          <w:szCs w:val="24"/>
          <w:lang w:val="en-US" w:eastAsia="zh-CN"/>
        </w:rPr>
        <w:t xml:space="preserve">    = 10u</w:t>
      </w:r>
    </w:p>
    <w:p w14:paraId="7BBB5C47" w14:textId="77777777" w:rsidR="00182654" w:rsidRPr="00182654" w:rsidRDefault="00182654" w:rsidP="00182654">
      <w:pPr>
        <w:shd w:val="clear" w:color="auto" w:fill="FFFFFF"/>
        <w:spacing w:after="0" w:line="270" w:lineRule="atLeast"/>
        <w:jc w:val="left"/>
        <w:rPr>
          <w:rFonts w:ascii="Menlo" w:eastAsia="Times New Roman" w:hAnsi="Menlo" w:cs="Menlo"/>
          <w:color w:val="000000"/>
          <w:sz w:val="18"/>
          <w:szCs w:val="18"/>
          <w:lang w:val="en-US" w:eastAsia="zh-CN"/>
        </w:rPr>
      </w:pPr>
      <w:r w:rsidRPr="00182654">
        <w:rPr>
          <w:rFonts w:ascii="Menlo" w:eastAsia="Times New Roman" w:hAnsi="Menlo" w:cs="Menlo"/>
          <w:color w:val="A31515"/>
          <w:szCs w:val="24"/>
          <w:lang w:val="en-US" w:eastAsia="zh-CN"/>
        </w:rPr>
        <w:t>+</w:t>
      </w:r>
      <w:r w:rsidRPr="00182654">
        <w:rPr>
          <w:rFonts w:ascii="Menlo" w:eastAsia="Times New Roman" w:hAnsi="Menlo" w:cs="Menlo"/>
          <w:color w:val="000000"/>
          <w:szCs w:val="24"/>
          <w:lang w:val="en-US" w:eastAsia="zh-CN"/>
        </w:rPr>
        <w:t xml:space="preserve"> Tt     = 161.6n</w:t>
      </w:r>
    </w:p>
    <w:p w14:paraId="6A1C7484" w14:textId="69D17068" w:rsidR="00182654" w:rsidRPr="00182654" w:rsidRDefault="00182654" w:rsidP="00182654">
      <w:pPr>
        <w:spacing w:line="259" w:lineRule="auto"/>
        <w:jc w:val="left"/>
        <w:rPr>
          <w:color w:val="000000" w:themeColor="text1"/>
          <w:lang w:val="en-US"/>
        </w:rPr>
      </w:pPr>
    </w:p>
    <w:p w14:paraId="242659E9" w14:textId="5E029842" w:rsidR="00326E8A" w:rsidRDefault="00326E8A">
      <w:pPr>
        <w:spacing w:line="259" w:lineRule="auto"/>
        <w:jc w:val="left"/>
        <w:rPr>
          <w:rFonts w:eastAsiaTheme="majorEastAsia" w:cstheme="majorBidi"/>
          <w:b/>
          <w:color w:val="000000" w:themeColor="text1"/>
          <w:sz w:val="32"/>
          <w:szCs w:val="26"/>
        </w:rPr>
      </w:pPr>
    </w:p>
    <w:p w14:paraId="2C91C0C5" w14:textId="77777777" w:rsidR="00326E8A" w:rsidRPr="00182654" w:rsidRDefault="00326E8A">
      <w:pPr>
        <w:spacing w:line="259" w:lineRule="auto"/>
        <w:jc w:val="left"/>
        <w:rPr>
          <w:rFonts w:eastAsiaTheme="majorEastAsia" w:cstheme="majorBidi"/>
          <w:b/>
          <w:color w:val="000000" w:themeColor="text1"/>
          <w:sz w:val="32"/>
          <w:szCs w:val="26"/>
          <w:lang w:val="en-US"/>
        </w:rPr>
      </w:pPr>
      <w:r w:rsidRPr="00182654">
        <w:rPr>
          <w:lang w:val="en-US"/>
        </w:rPr>
        <w:br w:type="page"/>
      </w:r>
    </w:p>
    <w:p w14:paraId="3B7E68CA" w14:textId="37B5D3E8" w:rsidR="00182654" w:rsidRDefault="00182654" w:rsidP="00182654">
      <w:pPr>
        <w:pStyle w:val="Chapter2"/>
        <w:rPr>
          <w:lang w:val="en-US"/>
        </w:rPr>
      </w:pPr>
      <w:bookmarkStart w:id="233" w:name="_Toc37841105"/>
      <w:r w:rsidRPr="00182654">
        <w:rPr>
          <w:lang w:val="en-US"/>
        </w:rPr>
        <w:lastRenderedPageBreak/>
        <w:t>D.3</w:t>
      </w:r>
      <w:r w:rsidRPr="00182654">
        <w:rPr>
          <w:lang w:val="en-US"/>
        </w:rPr>
        <w:tab/>
      </w:r>
      <w:bookmarkEnd w:id="233"/>
      <w:r>
        <w:rPr>
          <w:lang w:val="en-US"/>
        </w:rPr>
        <w:t xml:space="preserve">Arduino: </w:t>
      </w:r>
      <w:proofErr w:type="spellStart"/>
      <w:r>
        <w:rPr>
          <w:lang w:val="en-US"/>
        </w:rPr>
        <w:t>Messung</w:t>
      </w:r>
      <w:proofErr w:type="spellEnd"/>
      <w:r>
        <w:rPr>
          <w:lang w:val="en-US"/>
        </w:rPr>
        <w:t xml:space="preserve"> / Plot</w:t>
      </w:r>
    </w:p>
    <w:p w14:paraId="4F80C52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Pins</w:t>
      </w:r>
    </w:p>
    <w:p w14:paraId="1A1782D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RESET </w:t>
      </w:r>
      <w:r w:rsidRPr="00A500DC">
        <w:rPr>
          <w:rFonts w:ascii="Menlo" w:eastAsia="Times New Roman" w:hAnsi="Menlo" w:cs="Menlo"/>
          <w:color w:val="098658"/>
          <w:sz w:val="13"/>
          <w:szCs w:val="13"/>
          <w:lang w:val="en-US" w:eastAsia="zh-CN"/>
        </w:rPr>
        <w:t>7</w:t>
      </w:r>
    </w:p>
    <w:p w14:paraId="1302611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PULSE </w:t>
      </w:r>
      <w:r w:rsidRPr="00A500DC">
        <w:rPr>
          <w:rFonts w:ascii="Menlo" w:eastAsia="Times New Roman" w:hAnsi="Menlo" w:cs="Menlo"/>
          <w:color w:val="098658"/>
          <w:sz w:val="13"/>
          <w:szCs w:val="13"/>
          <w:lang w:val="en-US" w:eastAsia="zh-CN"/>
        </w:rPr>
        <w:t>8</w:t>
      </w:r>
    </w:p>
    <w:p w14:paraId="5D54A9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SENSOR A1</w:t>
      </w:r>
    </w:p>
    <w:p w14:paraId="1406828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58CAEBD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void</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setup</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w:t>
      </w:r>
    </w:p>
    <w:p w14:paraId="7BC716D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pinMode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OUTPUT);</w:t>
      </w:r>
      <w:r w:rsidRPr="00A500DC">
        <w:rPr>
          <w:rFonts w:ascii="Menlo" w:eastAsia="Times New Roman" w:hAnsi="Menlo" w:cs="Menlo"/>
          <w:color w:val="008000"/>
          <w:sz w:val="13"/>
          <w:szCs w:val="13"/>
          <w:lang w:val="en-US" w:eastAsia="zh-CN"/>
        </w:rPr>
        <w:t xml:space="preserve">    // Pin for discharging the capacitor</w:t>
      </w:r>
    </w:p>
    <w:p w14:paraId="1FC3E74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pinMode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OUTPUT);</w:t>
      </w:r>
      <w:r w:rsidRPr="00A500DC">
        <w:rPr>
          <w:rFonts w:ascii="Menlo" w:eastAsia="Times New Roman" w:hAnsi="Menlo" w:cs="Menlo"/>
          <w:color w:val="008000"/>
          <w:sz w:val="13"/>
          <w:szCs w:val="13"/>
          <w:lang w:val="en-US" w:eastAsia="zh-CN"/>
        </w:rPr>
        <w:t xml:space="preserve">    // Pin for turning the LED on/off</w:t>
      </w:r>
    </w:p>
    <w:p w14:paraId="398BAED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val="en-US" w:eastAsia="zh-CN"/>
        </w:rPr>
        <w:t>Serial</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795E26"/>
          <w:sz w:val="13"/>
          <w:szCs w:val="13"/>
          <w:lang w:val="en-US" w:eastAsia="zh-CN"/>
        </w:rPr>
        <w:t>begin</w:t>
      </w:r>
      <w:proofErr w:type="spellEnd"/>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9600</w:t>
      </w:r>
      <w:r w:rsidRPr="00A500DC">
        <w:rPr>
          <w:rFonts w:ascii="Menlo" w:eastAsia="Times New Roman" w:hAnsi="Menlo" w:cs="Menlo"/>
          <w:color w:val="000000"/>
          <w:sz w:val="13"/>
          <w:szCs w:val="13"/>
          <w:lang w:val="en-US" w:eastAsia="zh-CN"/>
        </w:rPr>
        <w:t>);</w:t>
      </w:r>
    </w:p>
    <w:p w14:paraId="3EBE214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1080"/>
          <w:sz w:val="13"/>
          <w:szCs w:val="13"/>
          <w:lang w:val="en-US" w:eastAsia="zh-CN"/>
        </w:rPr>
        <w:t>Serial</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795E26"/>
          <w:sz w:val="13"/>
          <w:szCs w:val="13"/>
          <w:lang w:val="en-US" w:eastAsia="zh-CN"/>
        </w:rPr>
        <w:t>println</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A31515"/>
          <w:sz w:val="13"/>
          <w:szCs w:val="13"/>
          <w:lang w:val="en-US" w:eastAsia="zh-CN"/>
        </w:rPr>
        <w:t>"off_100</w:t>
      </w:r>
      <w:proofErr w:type="gramStart"/>
      <w:r w:rsidRPr="00A500DC">
        <w:rPr>
          <w:rFonts w:ascii="Menlo" w:eastAsia="Times New Roman" w:hAnsi="Menlo" w:cs="Menlo"/>
          <w:color w:val="A31515"/>
          <w:sz w:val="13"/>
          <w:szCs w:val="13"/>
          <w:lang w:val="en-US" w:eastAsia="zh-CN"/>
        </w:rPr>
        <w:t>ms,on</w:t>
      </w:r>
      <w:proofErr w:type="gramEnd"/>
      <w:r w:rsidRPr="00A500DC">
        <w:rPr>
          <w:rFonts w:ascii="Menlo" w:eastAsia="Times New Roman" w:hAnsi="Menlo" w:cs="Menlo"/>
          <w:color w:val="A31515"/>
          <w:sz w:val="13"/>
          <w:szCs w:val="13"/>
          <w:lang w:val="en-US" w:eastAsia="zh-CN"/>
        </w:rPr>
        <w:t>_200ms,on_150ms,on_100ms,on_50ms,on_20ms,on_10ms"</w:t>
      </w:r>
      <w:r w:rsidRPr="00A500DC">
        <w:rPr>
          <w:rFonts w:ascii="Menlo" w:eastAsia="Times New Roman" w:hAnsi="Menlo" w:cs="Menlo"/>
          <w:color w:val="000000"/>
          <w:sz w:val="13"/>
          <w:szCs w:val="13"/>
          <w:lang w:val="en-US" w:eastAsia="zh-CN"/>
        </w:rPr>
        <w:t>);</w:t>
      </w:r>
    </w:p>
    <w:p w14:paraId="1F0E7D3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w:t>
      </w:r>
    </w:p>
    <w:p w14:paraId="09E6DFE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792885D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int</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FF"/>
          <w:sz w:val="13"/>
          <w:szCs w:val="13"/>
          <w:lang w:val="en-US" w:eastAsia="zh-CN"/>
        </w:rPr>
        <w:t>int</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1080"/>
          <w:sz w:val="13"/>
          <w:szCs w:val="13"/>
          <w:lang w:val="en-US" w:eastAsia="zh-CN"/>
        </w:rPr>
        <w:t>T</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bool</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val="en-US" w:eastAsia="zh-CN"/>
        </w:rPr>
        <w:t>led_on</w:t>
      </w:r>
      <w:proofErr w:type="spellEnd"/>
      <w:r w:rsidRPr="00A500DC">
        <w:rPr>
          <w:rFonts w:ascii="Menlo" w:eastAsia="Times New Roman" w:hAnsi="Menlo" w:cs="Menlo"/>
          <w:color w:val="000000"/>
          <w:sz w:val="13"/>
          <w:szCs w:val="13"/>
          <w:lang w:val="en-US" w:eastAsia="zh-CN"/>
        </w:rPr>
        <w:t>) {</w:t>
      </w:r>
    </w:p>
    <w:p w14:paraId="22A3A30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HIGH);</w:t>
      </w:r>
      <w:r w:rsidRPr="00A500DC">
        <w:rPr>
          <w:rFonts w:ascii="Menlo" w:eastAsia="Times New Roman" w:hAnsi="Menlo" w:cs="Menlo"/>
          <w:color w:val="008000"/>
          <w:sz w:val="13"/>
          <w:szCs w:val="13"/>
          <w:lang w:val="en-US" w:eastAsia="zh-CN"/>
        </w:rPr>
        <w:t xml:space="preserve">        // Reset capacitor (close bypass connection)</w:t>
      </w:r>
    </w:p>
    <w:p w14:paraId="7AB1612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delayMicroseconds</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100</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 Let capacitor </w:t>
      </w:r>
      <w:proofErr w:type="spellStart"/>
      <w:r w:rsidRPr="00A500DC">
        <w:rPr>
          <w:rFonts w:ascii="Menlo" w:eastAsia="Times New Roman" w:hAnsi="Menlo" w:cs="Menlo"/>
          <w:color w:val="008000"/>
          <w:sz w:val="13"/>
          <w:szCs w:val="13"/>
          <w:lang w:val="en-US" w:eastAsia="zh-CN"/>
        </w:rPr>
        <w:t>decharge</w:t>
      </w:r>
      <w:proofErr w:type="spellEnd"/>
      <w:r w:rsidRPr="00A500DC">
        <w:rPr>
          <w:rFonts w:ascii="Menlo" w:eastAsia="Times New Roman" w:hAnsi="Menlo" w:cs="Menlo"/>
          <w:color w:val="008000"/>
          <w:sz w:val="13"/>
          <w:szCs w:val="13"/>
          <w:lang w:val="en-US" w:eastAsia="zh-CN"/>
        </w:rPr>
        <w:t xml:space="preserve"> (R = 100 Ohm, C = 100 nF =&gt; tau = 10 us)</w:t>
      </w:r>
    </w:p>
    <w:p w14:paraId="01E94F2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if</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led_on</w:t>
      </w:r>
      <w:proofErr w:type="spellEnd"/>
      <w:r w:rsidRPr="00A500DC">
        <w:rPr>
          <w:rFonts w:ascii="Menlo" w:eastAsia="Times New Roman" w:hAnsi="Menlo" w:cs="Menlo"/>
          <w:color w:val="000000"/>
          <w:sz w:val="13"/>
          <w:szCs w:val="13"/>
          <w:lang w:val="en-US" w:eastAsia="zh-CN"/>
        </w:rPr>
        <w:t>)</w:t>
      </w:r>
    </w:p>
    <w:p w14:paraId="6E8DEB9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HIGH);</w:t>
      </w:r>
      <w:r w:rsidRPr="00A500DC">
        <w:rPr>
          <w:rFonts w:ascii="Menlo" w:eastAsia="Times New Roman" w:hAnsi="Menlo" w:cs="Menlo"/>
          <w:color w:val="008000"/>
          <w:sz w:val="13"/>
          <w:szCs w:val="13"/>
          <w:lang w:val="en-US" w:eastAsia="zh-CN"/>
        </w:rPr>
        <w:t xml:space="preserve">    // Turn LED on!</w:t>
      </w:r>
    </w:p>
    <w:p w14:paraId="559520E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LOW);</w:t>
      </w:r>
      <w:r w:rsidRPr="00A500DC">
        <w:rPr>
          <w:rFonts w:ascii="Menlo" w:eastAsia="Times New Roman" w:hAnsi="Menlo" w:cs="Menlo"/>
          <w:color w:val="008000"/>
          <w:sz w:val="13"/>
          <w:szCs w:val="13"/>
          <w:lang w:val="en-US" w:eastAsia="zh-CN"/>
        </w:rPr>
        <w:t xml:space="preserve">         // Start integration (open  bypass connection)</w:t>
      </w:r>
    </w:p>
    <w:p w14:paraId="551C55A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delay</w:t>
      </w:r>
      <w:r w:rsidRPr="00A500DC">
        <w:rPr>
          <w:rFonts w:ascii="Menlo" w:eastAsia="Times New Roman" w:hAnsi="Menlo" w:cs="Menlo"/>
          <w:color w:val="000000"/>
          <w:sz w:val="13"/>
          <w:szCs w:val="13"/>
          <w:lang w:val="en-US" w:eastAsia="zh-CN"/>
        </w:rPr>
        <w:t>(T</w:t>
      </w:r>
      <w:proofErr w:type="gramStart"/>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w:t>
      </w:r>
      <w:proofErr w:type="gramEnd"/>
      <w:r w:rsidRPr="00A500DC">
        <w:rPr>
          <w:rFonts w:ascii="Menlo" w:eastAsia="Times New Roman" w:hAnsi="Menlo" w:cs="Menlo"/>
          <w:color w:val="008000"/>
          <w:sz w:val="13"/>
          <w:szCs w:val="13"/>
          <w:lang w:val="en-US" w:eastAsia="zh-CN"/>
        </w:rPr>
        <w:t xml:space="preserve">                      // Integrate for T milliseconds</w:t>
      </w:r>
    </w:p>
    <w:p w14:paraId="3B0E94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if</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led_on</w:t>
      </w:r>
      <w:proofErr w:type="spellEnd"/>
      <w:r w:rsidRPr="00A500DC">
        <w:rPr>
          <w:rFonts w:ascii="Menlo" w:eastAsia="Times New Roman" w:hAnsi="Menlo" w:cs="Menlo"/>
          <w:color w:val="000000"/>
          <w:sz w:val="13"/>
          <w:szCs w:val="13"/>
          <w:lang w:val="en-US" w:eastAsia="zh-CN"/>
        </w:rPr>
        <w:t>)</w:t>
      </w:r>
    </w:p>
    <w:p w14:paraId="395D17E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LOW);</w:t>
      </w:r>
      <w:r w:rsidRPr="00A500DC">
        <w:rPr>
          <w:rFonts w:ascii="Menlo" w:eastAsia="Times New Roman" w:hAnsi="Menlo" w:cs="Menlo"/>
          <w:color w:val="008000"/>
          <w:sz w:val="13"/>
          <w:szCs w:val="13"/>
          <w:lang w:val="en-US" w:eastAsia="zh-CN"/>
        </w:rPr>
        <w:t xml:space="preserve">       // Turn LED off!</w:t>
      </w:r>
    </w:p>
    <w:p w14:paraId="436A09E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return</w:t>
      </w: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analogRead</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SENSOR);</w:t>
      </w:r>
      <w:r w:rsidRPr="00A500DC">
        <w:rPr>
          <w:rFonts w:ascii="Menlo" w:eastAsia="Times New Roman" w:hAnsi="Menlo" w:cs="Menlo"/>
          <w:color w:val="008000"/>
          <w:sz w:val="13"/>
          <w:szCs w:val="13"/>
          <w:lang w:val="en-US" w:eastAsia="zh-CN"/>
        </w:rPr>
        <w:t xml:space="preserve">        // Record sensor measurement</w:t>
      </w:r>
    </w:p>
    <w:p w14:paraId="5609A8D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w:t>
      </w:r>
    </w:p>
    <w:p w14:paraId="4BA04C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5F9CF9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void</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loop</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w:t>
      </w:r>
    </w:p>
    <w:p w14:paraId="2426F0C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char</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001080"/>
          <w:sz w:val="13"/>
          <w:szCs w:val="13"/>
          <w:lang w:val="en-US" w:eastAsia="zh-CN"/>
        </w:rPr>
        <w:t>str</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64</w:t>
      </w:r>
      <w:r w:rsidRPr="00A500DC">
        <w:rPr>
          <w:rFonts w:ascii="Menlo" w:eastAsia="Times New Roman" w:hAnsi="Menlo" w:cs="Menlo"/>
          <w:color w:val="000000"/>
          <w:sz w:val="13"/>
          <w:szCs w:val="13"/>
          <w:lang w:val="en-US" w:eastAsia="zh-CN"/>
        </w:rPr>
        <w:t>];</w:t>
      </w:r>
    </w:p>
    <w:p w14:paraId="04F0DA7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sprintf</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xml:space="preserve">str, </w:t>
      </w:r>
      <w:r w:rsidRPr="00A500DC">
        <w:rPr>
          <w:rFonts w:ascii="Menlo" w:eastAsia="Times New Roman" w:hAnsi="Menlo" w:cs="Menlo"/>
          <w:color w:val="A31515"/>
          <w:sz w:val="13"/>
          <w:szCs w:val="13"/>
          <w:lang w:val="en-US" w:eastAsia="zh-CN"/>
        </w:rPr>
        <w:t>"%</w:t>
      </w:r>
      <w:proofErr w:type="spellStart"/>
      <w:r w:rsidRPr="00A500DC">
        <w:rPr>
          <w:rFonts w:ascii="Menlo" w:eastAsia="Times New Roman" w:hAnsi="Menlo" w:cs="Menlo"/>
          <w:color w:val="A31515"/>
          <w:sz w:val="13"/>
          <w:szCs w:val="13"/>
          <w:lang w:val="en-US" w:eastAsia="zh-CN"/>
        </w:rPr>
        <w:t>d,%d,%d,%d,%d,%d,%d</w:t>
      </w:r>
      <w:proofErr w:type="spellEnd"/>
      <w:r w:rsidRPr="00A500DC">
        <w:rPr>
          <w:rFonts w:ascii="Menlo" w:eastAsia="Times New Roman" w:hAnsi="Menlo" w:cs="Menlo"/>
          <w:color w:val="A31515"/>
          <w:sz w:val="13"/>
          <w:szCs w:val="13"/>
          <w:lang w:val="en-US" w:eastAsia="zh-CN"/>
        </w:rPr>
        <w:t>"</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100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false</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200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150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 xml:space="preserve">), </w:t>
      </w:r>
    </w:p>
    <w:p w14:paraId="26F8DF1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100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50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20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10</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w:t>
      </w:r>
    </w:p>
    <w:p w14:paraId="34935E7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eastAsia="zh-CN"/>
        </w:rPr>
      </w:pP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eastAsia="zh-CN"/>
        </w:rPr>
        <w:t>Serial</w:t>
      </w:r>
      <w:r w:rsidRPr="00A500DC">
        <w:rPr>
          <w:rFonts w:ascii="Menlo" w:eastAsia="Times New Roman" w:hAnsi="Menlo" w:cs="Menlo"/>
          <w:color w:val="000000"/>
          <w:sz w:val="13"/>
          <w:szCs w:val="13"/>
          <w:lang w:eastAsia="zh-CN"/>
        </w:rPr>
        <w:t>.</w:t>
      </w:r>
      <w:r w:rsidRPr="00A500DC">
        <w:rPr>
          <w:rFonts w:ascii="Menlo" w:eastAsia="Times New Roman" w:hAnsi="Menlo" w:cs="Menlo"/>
          <w:color w:val="795E26"/>
          <w:sz w:val="13"/>
          <w:szCs w:val="13"/>
          <w:lang w:eastAsia="zh-CN"/>
        </w:rPr>
        <w:t>println</w:t>
      </w:r>
      <w:proofErr w:type="spellEnd"/>
      <w:r w:rsidRPr="00A500DC">
        <w:rPr>
          <w:rFonts w:ascii="Menlo" w:eastAsia="Times New Roman" w:hAnsi="Menlo" w:cs="Menlo"/>
          <w:color w:val="000000"/>
          <w:sz w:val="13"/>
          <w:szCs w:val="13"/>
          <w:lang w:eastAsia="zh-CN"/>
        </w:rPr>
        <w:t>(</w:t>
      </w:r>
      <w:proofErr w:type="spellStart"/>
      <w:r w:rsidRPr="00A500DC">
        <w:rPr>
          <w:rFonts w:ascii="Menlo" w:eastAsia="Times New Roman" w:hAnsi="Menlo" w:cs="Menlo"/>
          <w:color w:val="000000"/>
          <w:sz w:val="13"/>
          <w:szCs w:val="13"/>
          <w:lang w:eastAsia="zh-CN"/>
        </w:rPr>
        <w:t>str</w:t>
      </w:r>
      <w:proofErr w:type="spellEnd"/>
      <w:r w:rsidRPr="00A500DC">
        <w:rPr>
          <w:rFonts w:ascii="Menlo" w:eastAsia="Times New Roman" w:hAnsi="Menlo" w:cs="Menlo"/>
          <w:color w:val="000000"/>
          <w:sz w:val="13"/>
          <w:szCs w:val="13"/>
          <w:lang w:eastAsia="zh-CN"/>
        </w:rPr>
        <w:t>);</w:t>
      </w:r>
    </w:p>
    <w:p w14:paraId="149C687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eastAsia="zh-CN"/>
        </w:rPr>
      </w:pPr>
      <w:r w:rsidRPr="00A500DC">
        <w:rPr>
          <w:rFonts w:ascii="Menlo" w:eastAsia="Times New Roman" w:hAnsi="Menlo" w:cs="Menlo"/>
          <w:color w:val="000000"/>
          <w:sz w:val="13"/>
          <w:szCs w:val="13"/>
          <w:lang w:eastAsia="zh-CN"/>
        </w:rPr>
        <w:t>}</w:t>
      </w:r>
    </w:p>
    <w:p w14:paraId="2C04CEDD" w14:textId="77777777" w:rsidR="00182654" w:rsidRPr="00182654" w:rsidRDefault="00182654" w:rsidP="00182654">
      <w:pPr>
        <w:pStyle w:val="Flietext"/>
      </w:pPr>
    </w:p>
    <w:p w14:paraId="179092D1" w14:textId="7B86E63F" w:rsidR="00326E8A" w:rsidRPr="00182654" w:rsidRDefault="00326E8A">
      <w:pPr>
        <w:spacing w:line="259" w:lineRule="auto"/>
        <w:jc w:val="left"/>
        <w:rPr>
          <w:rFonts w:eastAsiaTheme="majorEastAsia" w:cstheme="majorBidi"/>
          <w:b/>
          <w:color w:val="000000" w:themeColor="text1"/>
          <w:sz w:val="32"/>
          <w:szCs w:val="26"/>
        </w:rPr>
      </w:pPr>
    </w:p>
    <w:p w14:paraId="2C7C6DAB" w14:textId="77777777" w:rsidR="00326E8A" w:rsidRPr="00182654" w:rsidRDefault="00326E8A">
      <w:pPr>
        <w:spacing w:line="259" w:lineRule="auto"/>
        <w:jc w:val="left"/>
        <w:rPr>
          <w:rFonts w:eastAsiaTheme="majorEastAsia" w:cstheme="majorBidi"/>
          <w:b/>
          <w:color w:val="000000" w:themeColor="text1"/>
          <w:sz w:val="32"/>
          <w:szCs w:val="26"/>
        </w:rPr>
      </w:pPr>
      <w:r w:rsidRPr="00182654">
        <w:br w:type="page"/>
      </w:r>
    </w:p>
    <w:p w14:paraId="26C5A1B0" w14:textId="4C2D72F2" w:rsidR="00326E8A" w:rsidRDefault="00326E8A" w:rsidP="00182654">
      <w:pPr>
        <w:pStyle w:val="Chapter2"/>
      </w:pPr>
      <w:bookmarkStart w:id="234" w:name="_Toc37841106"/>
      <w:r w:rsidRPr="00182654">
        <w:lastRenderedPageBreak/>
        <w:t>D.4</w:t>
      </w:r>
      <w:r w:rsidRPr="00182654">
        <w:tab/>
        <w:t>Python</w:t>
      </w:r>
      <w:bookmarkEnd w:id="234"/>
      <w:r w:rsidR="00182654" w:rsidRPr="00182654">
        <w:t>: Auswer</w:t>
      </w:r>
      <w:r w:rsidR="00182654">
        <w:t>tung und Grafiken</w:t>
      </w:r>
    </w:p>
    <w:p w14:paraId="3110C9D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numpy</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as</w:t>
      </w:r>
      <w:r w:rsidRPr="00A500DC">
        <w:rPr>
          <w:rFonts w:ascii="Menlo" w:eastAsia="Times New Roman" w:hAnsi="Menlo" w:cs="Menlo"/>
          <w:color w:val="000000"/>
          <w:sz w:val="11"/>
          <w:szCs w:val="11"/>
          <w:lang w:val="en-US" w:eastAsia="zh-CN"/>
        </w:rPr>
        <w:t xml:space="preserve"> np</w:t>
      </w:r>
    </w:p>
    <w:p w14:paraId="6C1B514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matplotlib </w:t>
      </w:r>
      <w:r w:rsidRPr="00A500DC">
        <w:rPr>
          <w:rFonts w:ascii="Menlo" w:eastAsia="Times New Roman" w:hAnsi="Menlo" w:cs="Menlo"/>
          <w:color w:val="AF00DB"/>
          <w:sz w:val="11"/>
          <w:szCs w:val="11"/>
          <w:lang w:val="en-US" w:eastAsia="zh-CN"/>
        </w:rPr>
        <w:t>as</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mpl</w:t>
      </w:r>
      <w:proofErr w:type="spellEnd"/>
    </w:p>
    <w:p w14:paraId="6F0A28B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matplotlib.pyplot</w:t>
      </w:r>
      <w:proofErr w:type="spellEnd"/>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as</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plt</w:t>
      </w:r>
      <w:proofErr w:type="spellEnd"/>
    </w:p>
    <w:p w14:paraId="73CA0F4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from</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matplotlib.ticker</w:t>
      </w:r>
      <w:proofErr w:type="spellEnd"/>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EngFormatter</w:t>
      </w:r>
      <w:proofErr w:type="spellEnd"/>
    </w:p>
    <w:p w14:paraId="29BA478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seaborn </w:t>
      </w:r>
      <w:r w:rsidRPr="00A500DC">
        <w:rPr>
          <w:rFonts w:ascii="Menlo" w:eastAsia="Times New Roman" w:hAnsi="Menlo" w:cs="Menlo"/>
          <w:color w:val="AF00DB"/>
          <w:sz w:val="11"/>
          <w:szCs w:val="11"/>
          <w:lang w:val="en-US" w:eastAsia="zh-CN"/>
        </w:rPr>
        <w:t>as</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sns</w:t>
      </w:r>
      <w:proofErr w:type="spellEnd"/>
    </w:p>
    <w:p w14:paraId="6A55F8C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pandas </w:t>
      </w:r>
      <w:r w:rsidRPr="00A500DC">
        <w:rPr>
          <w:rFonts w:ascii="Menlo" w:eastAsia="Times New Roman" w:hAnsi="Menlo" w:cs="Menlo"/>
          <w:color w:val="AF00DB"/>
          <w:sz w:val="11"/>
          <w:szCs w:val="11"/>
          <w:lang w:val="en-US" w:eastAsia="zh-CN"/>
        </w:rPr>
        <w:t>as</w:t>
      </w:r>
      <w:r w:rsidRPr="00A500DC">
        <w:rPr>
          <w:rFonts w:ascii="Menlo" w:eastAsia="Times New Roman" w:hAnsi="Menlo" w:cs="Menlo"/>
          <w:color w:val="000000"/>
          <w:sz w:val="11"/>
          <w:szCs w:val="11"/>
          <w:lang w:val="en-US" w:eastAsia="zh-CN"/>
        </w:rPr>
        <w:t xml:space="preserve"> pd</w:t>
      </w:r>
    </w:p>
    <w:p w14:paraId="7F36C19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from</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scipy.interpolate</w:t>
      </w:r>
      <w:proofErr w:type="spellEnd"/>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interp1d</w:t>
      </w:r>
    </w:p>
    <w:p w14:paraId="72AE888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from</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scipy.signal</w:t>
      </w:r>
      <w:proofErr w:type="spellEnd"/>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convolve</w:t>
      </w:r>
    </w:p>
    <w:p w14:paraId="2CB7F9C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from</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scipy.optimize</w:t>
      </w:r>
      <w:proofErr w:type="spellEnd"/>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minimize</w:t>
      </w:r>
    </w:p>
    <w:p w14:paraId="28F55E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from</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sklearn.linear</w:t>
      </w:r>
      <w:proofErr w:type="gramEnd"/>
      <w:r w:rsidRPr="00A500DC">
        <w:rPr>
          <w:rFonts w:ascii="Menlo" w:eastAsia="Times New Roman" w:hAnsi="Menlo" w:cs="Menlo"/>
          <w:color w:val="000000"/>
          <w:sz w:val="11"/>
          <w:szCs w:val="11"/>
          <w:lang w:val="en-US" w:eastAsia="zh-CN"/>
        </w:rPr>
        <w:t>_model</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import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LinearRegression</w:t>
      </w:r>
      <w:proofErr w:type="spellEnd"/>
    </w:p>
    <w:p w14:paraId="682A778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4038631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Configuration</w:t>
      </w:r>
    </w:p>
    <w:p w14:paraId="4E3D41A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sns.set</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p>
    <w:p w14:paraId="1F0D035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plt.rcParams.update</w:t>
      </w:r>
      <w:proofErr w:type="spellEnd"/>
      <w:proofErr w:type="gramEnd"/>
      <w:r w:rsidRPr="00A500DC">
        <w:rPr>
          <w:rFonts w:ascii="Menlo" w:eastAsia="Times New Roman" w:hAnsi="Menlo" w:cs="Menlo"/>
          <w:color w:val="000000"/>
          <w:sz w:val="11"/>
          <w:szCs w:val="11"/>
          <w:lang w:val="en-US" w:eastAsia="zh-CN"/>
        </w:rPr>
        <w:t>({</w:t>
      </w:r>
    </w:p>
    <w:p w14:paraId="51458EE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proofErr w:type="gramStart"/>
      <w:r w:rsidRPr="00A500DC">
        <w:rPr>
          <w:rFonts w:ascii="Menlo" w:eastAsia="Times New Roman" w:hAnsi="Menlo" w:cs="Menlo"/>
          <w:color w:val="A31515"/>
          <w:sz w:val="11"/>
          <w:szCs w:val="11"/>
          <w:lang w:val="en-US" w:eastAsia="zh-CN"/>
        </w:rPr>
        <w:t>figure.figsize</w:t>
      </w:r>
      <w:proofErr w:type="spellEnd"/>
      <w:proofErr w:type="gram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1.8</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1.8</w:t>
      </w:r>
      <w:r w:rsidRPr="00A500DC">
        <w:rPr>
          <w:rFonts w:ascii="Menlo" w:eastAsia="Times New Roman" w:hAnsi="Menlo" w:cs="Menlo"/>
          <w:color w:val="000000"/>
          <w:sz w:val="11"/>
          <w:szCs w:val="11"/>
          <w:lang w:val="en-US" w:eastAsia="zh-CN"/>
        </w:rPr>
        <w:t>),</w:t>
      </w:r>
    </w:p>
    <w:p w14:paraId="7488D2A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figure.dpi</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300</w:t>
      </w:r>
      <w:r w:rsidRPr="00A500DC">
        <w:rPr>
          <w:rFonts w:ascii="Menlo" w:eastAsia="Times New Roman" w:hAnsi="Menlo" w:cs="Menlo"/>
          <w:color w:val="000000"/>
          <w:sz w:val="11"/>
          <w:szCs w:val="11"/>
          <w:lang w:val="en-US" w:eastAsia="zh-CN"/>
        </w:rPr>
        <w:t>,</w:t>
      </w:r>
    </w:p>
    <w:p w14:paraId="4006C94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proofErr w:type="gramStart"/>
      <w:r w:rsidRPr="00A500DC">
        <w:rPr>
          <w:rFonts w:ascii="Menlo" w:eastAsia="Times New Roman" w:hAnsi="Menlo" w:cs="Menlo"/>
          <w:color w:val="A31515"/>
          <w:sz w:val="11"/>
          <w:szCs w:val="11"/>
          <w:lang w:val="en-US" w:eastAsia="zh-CN"/>
        </w:rPr>
        <w:t>font.family</w:t>
      </w:r>
      <w:proofErr w:type="spellEnd"/>
      <w:proofErr w:type="gram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'serif'</w:t>
      </w:r>
      <w:r w:rsidRPr="00A500DC">
        <w:rPr>
          <w:rFonts w:ascii="Menlo" w:eastAsia="Times New Roman" w:hAnsi="Menlo" w:cs="Menlo"/>
          <w:color w:val="000000"/>
          <w:sz w:val="11"/>
          <w:szCs w:val="11"/>
          <w:lang w:val="en-US" w:eastAsia="zh-CN"/>
        </w:rPr>
        <w:t>,</w:t>
      </w:r>
    </w:p>
    <w:p w14:paraId="5F649D0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proofErr w:type="gramStart"/>
      <w:r w:rsidRPr="00A500DC">
        <w:rPr>
          <w:rFonts w:ascii="Menlo" w:eastAsia="Times New Roman" w:hAnsi="Menlo" w:cs="Menlo"/>
          <w:color w:val="A31515"/>
          <w:sz w:val="11"/>
          <w:szCs w:val="11"/>
          <w:lang w:val="en-US" w:eastAsia="zh-CN"/>
        </w:rPr>
        <w:t>font.serif</w:t>
      </w:r>
      <w:proofErr w:type="spellEnd"/>
      <w:proofErr w:type="gram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A31515"/>
          <w:sz w:val="11"/>
          <w:szCs w:val="11"/>
          <w:lang w:val="en-US" w:eastAsia="zh-CN"/>
        </w:rPr>
        <w:t>'Computer Modern Roman'</w:t>
      </w:r>
      <w:r w:rsidRPr="00A500DC">
        <w:rPr>
          <w:rFonts w:ascii="Menlo" w:eastAsia="Times New Roman" w:hAnsi="Menlo" w:cs="Menlo"/>
          <w:color w:val="000000"/>
          <w:sz w:val="11"/>
          <w:szCs w:val="11"/>
          <w:lang w:val="en-US" w:eastAsia="zh-CN"/>
        </w:rPr>
        <w:t>],</w:t>
      </w:r>
    </w:p>
    <w:p w14:paraId="31E8250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proofErr w:type="gramStart"/>
      <w:r w:rsidRPr="00A500DC">
        <w:rPr>
          <w:rFonts w:ascii="Menlo" w:eastAsia="Times New Roman" w:hAnsi="Menlo" w:cs="Menlo"/>
          <w:color w:val="A31515"/>
          <w:sz w:val="11"/>
          <w:szCs w:val="11"/>
          <w:lang w:val="en-US" w:eastAsia="zh-CN"/>
        </w:rPr>
        <w:t>text.usetex</w:t>
      </w:r>
      <w:proofErr w:type="spellEnd"/>
      <w:proofErr w:type="gram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31E0519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proofErr w:type="gramStart"/>
      <w:r w:rsidRPr="00A500DC">
        <w:rPr>
          <w:rFonts w:ascii="Menlo" w:eastAsia="Times New Roman" w:hAnsi="Menlo" w:cs="Menlo"/>
          <w:color w:val="A31515"/>
          <w:sz w:val="11"/>
          <w:szCs w:val="11"/>
          <w:lang w:val="en-US" w:eastAsia="zh-CN"/>
        </w:rPr>
        <w:t>text.latex</w:t>
      </w:r>
      <w:proofErr w:type="gramEnd"/>
      <w:r w:rsidRPr="00A500DC">
        <w:rPr>
          <w:rFonts w:ascii="Menlo" w:eastAsia="Times New Roman" w:hAnsi="Menlo" w:cs="Menlo"/>
          <w:color w:val="A31515"/>
          <w:sz w:val="11"/>
          <w:szCs w:val="11"/>
          <w:lang w:val="en-US" w:eastAsia="zh-CN"/>
        </w:rPr>
        <w:t>.preamble</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w:t>
      </w:r>
    </w:p>
    <w:p w14:paraId="05A6A02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w:t>
      </w:r>
      <w:proofErr w:type="spellStart"/>
      <w:r w:rsidRPr="00A500DC">
        <w:rPr>
          <w:rFonts w:ascii="Menlo" w:eastAsia="Times New Roman" w:hAnsi="Menlo" w:cs="Menlo"/>
          <w:color w:val="FF0000"/>
          <w:sz w:val="11"/>
          <w:szCs w:val="11"/>
          <w:lang w:eastAsia="zh-CN"/>
        </w:rPr>
        <w:t>u</w:t>
      </w:r>
      <w:r w:rsidRPr="00A500DC">
        <w:rPr>
          <w:rFonts w:ascii="Menlo" w:eastAsia="Times New Roman" w:hAnsi="Menlo" w:cs="Menlo"/>
          <w:color w:val="811F3F"/>
          <w:sz w:val="11"/>
          <w:szCs w:val="11"/>
          <w:lang w:eastAsia="zh-CN"/>
        </w:rPr>
        <w:t>sepackage</w:t>
      </w:r>
      <w:proofErr w:type="spellEnd"/>
      <w:r w:rsidRPr="00A500DC">
        <w:rPr>
          <w:rFonts w:ascii="Menlo" w:eastAsia="Times New Roman" w:hAnsi="Menlo" w:cs="Menlo"/>
          <w:color w:val="D16969"/>
          <w:sz w:val="11"/>
          <w:szCs w:val="11"/>
          <w:lang w:eastAsia="zh-CN"/>
        </w:rPr>
        <w:t>[</w:t>
      </w:r>
      <w:r w:rsidRPr="00A500DC">
        <w:rPr>
          <w:rFonts w:ascii="Menlo" w:eastAsia="Times New Roman" w:hAnsi="Menlo" w:cs="Menlo"/>
          <w:color w:val="811F3F"/>
          <w:sz w:val="11"/>
          <w:szCs w:val="11"/>
          <w:lang w:eastAsia="zh-CN"/>
        </w:rPr>
        <w:t>T</w:t>
      </w:r>
      <w:proofErr w:type="gramStart"/>
      <w:r w:rsidRPr="00A500DC">
        <w:rPr>
          <w:rFonts w:ascii="Menlo" w:eastAsia="Times New Roman" w:hAnsi="Menlo" w:cs="Menlo"/>
          <w:color w:val="811F3F"/>
          <w:sz w:val="11"/>
          <w:szCs w:val="11"/>
          <w:lang w:eastAsia="zh-CN"/>
        </w:rPr>
        <w:t>1</w:t>
      </w:r>
      <w:r w:rsidRPr="00A500DC">
        <w:rPr>
          <w:rFonts w:ascii="Menlo" w:eastAsia="Times New Roman" w:hAnsi="Menlo" w:cs="Menlo"/>
          <w:color w:val="D16969"/>
          <w:sz w:val="11"/>
          <w:szCs w:val="11"/>
          <w:lang w:eastAsia="zh-CN"/>
        </w:rPr>
        <w:t>]</w:t>
      </w:r>
      <w:r w:rsidRPr="00A500DC">
        <w:rPr>
          <w:rFonts w:ascii="Menlo" w:eastAsia="Times New Roman" w:hAnsi="Menlo" w:cs="Menlo"/>
          <w:color w:val="811F3F"/>
          <w:sz w:val="11"/>
          <w:szCs w:val="11"/>
          <w:lang w:eastAsia="zh-CN"/>
        </w:rPr>
        <w:t>{</w:t>
      </w:r>
      <w:proofErr w:type="spellStart"/>
      <w:proofErr w:type="gramEnd"/>
      <w:r w:rsidRPr="00A500DC">
        <w:rPr>
          <w:rFonts w:ascii="Menlo" w:eastAsia="Times New Roman" w:hAnsi="Menlo" w:cs="Menlo"/>
          <w:color w:val="811F3F"/>
          <w:sz w:val="11"/>
          <w:szCs w:val="11"/>
          <w:lang w:eastAsia="zh-CN"/>
        </w:rPr>
        <w:t>fontenc</w:t>
      </w:r>
      <w:proofErr w:type="spellEnd"/>
      <w:r w:rsidRPr="00A500DC">
        <w:rPr>
          <w:rFonts w:ascii="Menlo" w:eastAsia="Times New Roman" w:hAnsi="Menlo" w:cs="Menlo"/>
          <w:color w:val="811F3F"/>
          <w:sz w:val="11"/>
          <w:szCs w:val="11"/>
          <w:lang w:eastAsia="zh-CN"/>
        </w:rPr>
        <w:t>}'</w:t>
      </w:r>
      <w:r w:rsidRPr="00A500DC">
        <w:rPr>
          <w:rFonts w:ascii="Menlo" w:eastAsia="Times New Roman" w:hAnsi="Menlo" w:cs="Menlo"/>
          <w:color w:val="000000"/>
          <w:sz w:val="11"/>
          <w:szCs w:val="11"/>
          <w:lang w:eastAsia="zh-CN"/>
        </w:rPr>
        <w:t>,</w:t>
      </w:r>
    </w:p>
    <w:p w14:paraId="645A44D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w:t>
      </w:r>
      <w:proofErr w:type="spellStart"/>
      <w:r w:rsidRPr="00A500DC">
        <w:rPr>
          <w:rFonts w:ascii="Menlo" w:eastAsia="Times New Roman" w:hAnsi="Menlo" w:cs="Menlo"/>
          <w:color w:val="FF0000"/>
          <w:sz w:val="11"/>
          <w:szCs w:val="11"/>
          <w:lang w:eastAsia="zh-CN"/>
        </w:rPr>
        <w:t>u</w:t>
      </w:r>
      <w:r w:rsidRPr="00A500DC">
        <w:rPr>
          <w:rFonts w:ascii="Menlo" w:eastAsia="Times New Roman" w:hAnsi="Menlo" w:cs="Menlo"/>
          <w:color w:val="811F3F"/>
          <w:sz w:val="11"/>
          <w:szCs w:val="11"/>
          <w:lang w:eastAsia="zh-CN"/>
        </w:rPr>
        <w:t>sepackage</w:t>
      </w:r>
      <w:proofErr w:type="spellEnd"/>
      <w:r w:rsidRPr="00A500DC">
        <w:rPr>
          <w:rFonts w:ascii="Menlo" w:eastAsia="Times New Roman" w:hAnsi="Menlo" w:cs="Menlo"/>
          <w:color w:val="811F3F"/>
          <w:sz w:val="11"/>
          <w:szCs w:val="11"/>
          <w:lang w:eastAsia="zh-CN"/>
        </w:rPr>
        <w:t>{</w:t>
      </w:r>
      <w:proofErr w:type="spellStart"/>
      <w:r w:rsidRPr="00A500DC">
        <w:rPr>
          <w:rFonts w:ascii="Menlo" w:eastAsia="Times New Roman" w:hAnsi="Menlo" w:cs="Menlo"/>
          <w:color w:val="811F3F"/>
          <w:sz w:val="11"/>
          <w:szCs w:val="11"/>
          <w:lang w:eastAsia="zh-CN"/>
        </w:rPr>
        <w:t>siunitx</w:t>
      </w:r>
      <w:proofErr w:type="spellEnd"/>
      <w:r w:rsidRPr="00A500DC">
        <w:rPr>
          <w:rFonts w:ascii="Menlo" w:eastAsia="Times New Roman" w:hAnsi="Menlo" w:cs="Menlo"/>
          <w:color w:val="811F3F"/>
          <w:sz w:val="11"/>
          <w:szCs w:val="11"/>
          <w:lang w:eastAsia="zh-CN"/>
        </w:rPr>
        <w:t>}'</w:t>
      </w:r>
      <w:r w:rsidRPr="00A500DC">
        <w:rPr>
          <w:rFonts w:ascii="Menlo" w:eastAsia="Times New Roman" w:hAnsi="Menlo" w:cs="Menlo"/>
          <w:color w:val="000000"/>
          <w:sz w:val="11"/>
          <w:szCs w:val="11"/>
          <w:lang w:eastAsia="zh-CN"/>
        </w:rPr>
        <w:t>,</w:t>
      </w:r>
    </w:p>
    <w:p w14:paraId="760FDC0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w:t>
      </w:r>
      <w:proofErr w:type="spellStart"/>
      <w:r w:rsidRPr="00A500DC">
        <w:rPr>
          <w:rFonts w:ascii="Menlo" w:eastAsia="Times New Roman" w:hAnsi="Menlo" w:cs="Menlo"/>
          <w:color w:val="FF0000"/>
          <w:sz w:val="11"/>
          <w:szCs w:val="11"/>
          <w:lang w:eastAsia="zh-CN"/>
        </w:rPr>
        <w:t>u</w:t>
      </w:r>
      <w:r w:rsidRPr="00A500DC">
        <w:rPr>
          <w:rFonts w:ascii="Menlo" w:eastAsia="Times New Roman" w:hAnsi="Menlo" w:cs="Menlo"/>
          <w:color w:val="811F3F"/>
          <w:sz w:val="11"/>
          <w:szCs w:val="11"/>
          <w:lang w:eastAsia="zh-CN"/>
        </w:rPr>
        <w:t>sepackage</w:t>
      </w:r>
      <w:proofErr w:type="spellEnd"/>
      <w:r w:rsidRPr="00A500DC">
        <w:rPr>
          <w:rFonts w:ascii="Menlo" w:eastAsia="Times New Roman" w:hAnsi="Menlo" w:cs="Menlo"/>
          <w:color w:val="811F3F"/>
          <w:sz w:val="11"/>
          <w:szCs w:val="11"/>
          <w:lang w:eastAsia="zh-CN"/>
        </w:rPr>
        <w:t>{</w:t>
      </w:r>
      <w:proofErr w:type="spellStart"/>
      <w:r w:rsidRPr="00A500DC">
        <w:rPr>
          <w:rFonts w:ascii="Menlo" w:eastAsia="Times New Roman" w:hAnsi="Menlo" w:cs="Menlo"/>
          <w:color w:val="811F3F"/>
          <w:sz w:val="11"/>
          <w:szCs w:val="11"/>
          <w:lang w:eastAsia="zh-CN"/>
        </w:rPr>
        <w:t>physics</w:t>
      </w:r>
      <w:proofErr w:type="spellEnd"/>
      <w:r w:rsidRPr="00A500DC">
        <w:rPr>
          <w:rFonts w:ascii="Menlo" w:eastAsia="Times New Roman" w:hAnsi="Menlo" w:cs="Menlo"/>
          <w:color w:val="811F3F"/>
          <w:sz w:val="11"/>
          <w:szCs w:val="11"/>
          <w:lang w:eastAsia="zh-CN"/>
        </w:rPr>
        <w:t>}'</w:t>
      </w:r>
      <w:r w:rsidRPr="00A500DC">
        <w:rPr>
          <w:rFonts w:ascii="Menlo" w:eastAsia="Times New Roman" w:hAnsi="Menlo" w:cs="Menlo"/>
          <w:color w:val="000000"/>
          <w:sz w:val="11"/>
          <w:szCs w:val="11"/>
          <w:lang w:eastAsia="zh-CN"/>
        </w:rPr>
        <w:t>,</w:t>
      </w:r>
    </w:p>
    <w:p w14:paraId="5979A06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u</w:t>
      </w:r>
      <w:r w:rsidRPr="00A500DC">
        <w:rPr>
          <w:rFonts w:ascii="Menlo" w:eastAsia="Times New Roman" w:hAnsi="Menlo" w:cs="Menlo"/>
          <w:color w:val="811F3F"/>
          <w:sz w:val="11"/>
          <w:szCs w:val="11"/>
          <w:lang w:val="en-US" w:eastAsia="zh-CN"/>
        </w:rPr>
        <w:t>sepackage</w:t>
      </w:r>
      <w:proofErr w:type="spellEnd"/>
      <w:r w:rsidRPr="00A500DC">
        <w:rPr>
          <w:rFonts w:ascii="Menlo" w:eastAsia="Times New Roman" w:hAnsi="Menlo" w:cs="Menlo"/>
          <w:color w:val="811F3F"/>
          <w:sz w:val="11"/>
          <w:szCs w:val="11"/>
          <w:lang w:val="en-US" w:eastAsia="zh-CN"/>
        </w:rPr>
        <w:t>{</w:t>
      </w:r>
      <w:proofErr w:type="spellStart"/>
      <w:r w:rsidRPr="00A500DC">
        <w:rPr>
          <w:rFonts w:ascii="Menlo" w:eastAsia="Times New Roman" w:hAnsi="Menlo" w:cs="Menlo"/>
          <w:color w:val="811F3F"/>
          <w:sz w:val="11"/>
          <w:szCs w:val="11"/>
          <w:lang w:val="en-US" w:eastAsia="zh-CN"/>
        </w:rPr>
        <w:t>amsmath</w:t>
      </w:r>
      <w:proofErr w:type="spellEnd"/>
      <w:r w:rsidRPr="00A500DC">
        <w:rPr>
          <w:rFonts w:ascii="Menlo" w:eastAsia="Times New Roman" w:hAnsi="Menlo" w:cs="Menlo"/>
          <w:color w:val="811F3F"/>
          <w:sz w:val="11"/>
          <w:szCs w:val="11"/>
          <w:lang w:val="en-US" w:eastAsia="zh-CN"/>
        </w:rPr>
        <w:t>}'</w:t>
      </w:r>
    </w:p>
    <w:p w14:paraId="2A0CA7B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428A750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w:t>
      </w:r>
    </w:p>
    <w:p w14:paraId="54B7DF0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CF357A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Resistor and operating points</w:t>
      </w:r>
    </w:p>
    <w:p w14:paraId="0E7641D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Load spice data</w:t>
      </w:r>
    </w:p>
    <w:p w14:paraId="69C79F7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'led_v_i.txt'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).values</w:t>
      </w:r>
    </w:p>
    <w:p w14:paraId="2A3E002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afk_on</w:t>
      </w:r>
      <w:proofErr w:type="spellEnd"/>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'fet_id_uds_ugs5.txt'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).values</w:t>
      </w:r>
    </w:p>
    <w:p w14:paraId="2797F90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'fet_id_uds_ugs0.txt'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).values</w:t>
      </w:r>
    </w:p>
    <w:p w14:paraId="0C38A7B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operation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'operation.txt'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).values</w:t>
      </w:r>
    </w:p>
    <w:p w14:paraId="7486866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7DEC10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Compute "off" operating point</w:t>
      </w:r>
    </w:p>
    <w:p w14:paraId="679F4E5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led_v</w:t>
      </w:r>
      <w:proofErr w:type="spellEnd"/>
      <w:r w:rsidRPr="00A500DC">
        <w:rPr>
          <w:rFonts w:ascii="Menlo" w:eastAsia="Times New Roman" w:hAnsi="Menlo" w:cs="Menlo"/>
          <w:color w:val="000000"/>
          <w:sz w:val="11"/>
          <w:szCs w:val="11"/>
          <w:lang w:val="en-US" w:eastAsia="zh-CN"/>
        </w:rPr>
        <w:t xml:space="preserve"> = interp1</w:t>
      </w:r>
      <w:proofErr w:type="gramStart"/>
      <w:r w:rsidRPr="00A500DC">
        <w:rPr>
          <w:rFonts w:ascii="Menlo" w:eastAsia="Times New Roman" w:hAnsi="Menlo" w:cs="Menlo"/>
          <w:color w:val="000000"/>
          <w:sz w:val="11"/>
          <w:szCs w:val="11"/>
          <w:lang w:val="en-US" w:eastAsia="zh-CN"/>
        </w:rPr>
        <w:t>d(</w:t>
      </w:r>
      <w:proofErr w:type="spellStart"/>
      <w:proofErr w:type="gramEnd"/>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658DD0B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fet_id</w:t>
      </w:r>
      <w:proofErr w:type="spellEnd"/>
      <w:r w:rsidRPr="00A500DC">
        <w:rPr>
          <w:rFonts w:ascii="Menlo" w:eastAsia="Times New Roman" w:hAnsi="Menlo" w:cs="Menlo"/>
          <w:color w:val="000000"/>
          <w:sz w:val="11"/>
          <w:szCs w:val="11"/>
          <w:lang w:val="en-US" w:eastAsia="zh-CN"/>
        </w:rPr>
        <w:t xml:space="preserve"> = interp1</w:t>
      </w:r>
      <w:proofErr w:type="gramStart"/>
      <w:r w:rsidRPr="00A500DC">
        <w:rPr>
          <w:rFonts w:ascii="Menlo" w:eastAsia="Times New Roman" w:hAnsi="Menlo" w:cs="Menlo"/>
          <w:color w:val="000000"/>
          <w:sz w:val="11"/>
          <w:szCs w:val="11"/>
          <w:lang w:val="en-US" w:eastAsia="zh-CN"/>
        </w:rPr>
        <w:t>d(</w:t>
      </w:r>
      <w:proofErr w:type="spellStart"/>
      <w:proofErr w:type="gramEnd"/>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0C8D36F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fet_v</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5</w:t>
      </w:r>
    </w:p>
    <w:p w14:paraId="2082F2A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i_d</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p>
    <w:p w14:paraId="5AA2F43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points = </w:t>
      </w:r>
      <w:proofErr w:type="spellStart"/>
      <w:proofErr w:type="gramStart"/>
      <w:r w:rsidRPr="00A500DC">
        <w:rPr>
          <w:rFonts w:ascii="Menlo" w:eastAsia="Times New Roman" w:hAnsi="Menlo" w:cs="Menlo"/>
          <w:color w:val="000000"/>
          <w:sz w:val="11"/>
          <w:szCs w:val="11"/>
          <w:lang w:val="en-US" w:eastAsia="zh-CN"/>
        </w:rPr>
        <w:t>np.zeros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387FA0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795E26"/>
          <w:sz w:val="11"/>
          <w:szCs w:val="11"/>
          <w:lang w:val="en-US" w:eastAsia="zh-CN"/>
        </w:rPr>
        <w:t>print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Arbeitspunkt</w:t>
      </w:r>
      <w:proofErr w:type="spellEnd"/>
      <w:r w:rsidRPr="00A500DC">
        <w:rPr>
          <w:rFonts w:ascii="Menlo" w:eastAsia="Times New Roman" w:hAnsi="Menlo" w:cs="Menlo"/>
          <w:color w:val="A31515"/>
          <w:sz w:val="11"/>
          <w:szCs w:val="11"/>
          <w:lang w:val="en-US" w:eastAsia="zh-CN"/>
        </w:rPr>
        <w:t>-Iteration:"</w:t>
      </w:r>
      <w:r w:rsidRPr="00A500DC">
        <w:rPr>
          <w:rFonts w:ascii="Menlo" w:eastAsia="Times New Roman" w:hAnsi="Menlo" w:cs="Menlo"/>
          <w:color w:val="000000"/>
          <w:sz w:val="11"/>
          <w:szCs w:val="11"/>
          <w:lang w:val="en-US" w:eastAsia="zh-CN"/>
        </w:rPr>
        <w:t>)</w:t>
      </w:r>
    </w:p>
    <w:p w14:paraId="134787A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range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w:t>
      </w:r>
    </w:p>
    <w:p w14:paraId="3A2BBC3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print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i_d</w:t>
      </w:r>
      <w:r w:rsidRPr="00A500DC">
        <w:rPr>
          <w:rFonts w:ascii="Menlo" w:eastAsia="Times New Roman" w:hAnsi="Menlo" w:cs="Menlo"/>
          <w:color w:val="0000FF"/>
          <w:sz w:val="11"/>
          <w:szCs w:val="11"/>
          <w:lang w:val="en-US" w:eastAsia="zh-CN"/>
        </w:rPr>
        <w:t>:.5e}</w:t>
      </w:r>
      <w:r w:rsidRPr="00A500DC">
        <w:rPr>
          <w:rFonts w:ascii="Menlo" w:eastAsia="Times New Roman" w:hAnsi="Menlo" w:cs="Menlo"/>
          <w:color w:val="A31515"/>
          <w:sz w:val="11"/>
          <w:szCs w:val="11"/>
          <w:lang w:val="en-US" w:eastAsia="zh-CN"/>
        </w:rPr>
        <w:t xml:space="preserve"> </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fet_v</w:t>
      </w:r>
      <w:r w:rsidRPr="00A500DC">
        <w:rPr>
          <w:rFonts w:ascii="Menlo" w:eastAsia="Times New Roman" w:hAnsi="Menlo" w:cs="Menlo"/>
          <w:color w:val="0000FF"/>
          <w:sz w:val="11"/>
          <w:szCs w:val="11"/>
          <w:lang w:val="en-US" w:eastAsia="zh-CN"/>
        </w:rPr>
        <w:t>:.5e}</w:t>
      </w:r>
      <w:r w:rsidRPr="00A500DC">
        <w:rPr>
          <w:rFonts w:ascii="Menlo" w:eastAsia="Times New Roman" w:hAnsi="Menlo" w:cs="Menlo"/>
          <w:color w:val="A31515"/>
          <w:sz w:val="11"/>
          <w:szCs w:val="11"/>
          <w:lang w:val="en-US" w:eastAsia="zh-CN"/>
        </w:rPr>
        <w:t xml:space="preserve"> </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fet_v</w:t>
      </w:r>
      <w:r w:rsidRPr="00A500DC">
        <w:rPr>
          <w:rFonts w:ascii="Menlo" w:eastAsia="Times New Roman" w:hAnsi="Menlo" w:cs="Menlo"/>
          <w:color w:val="0000FF"/>
          <w:sz w:val="11"/>
          <w:szCs w:val="11"/>
          <w:lang w:val="en-US" w:eastAsia="zh-CN"/>
        </w:rPr>
        <w:t>:.5e}</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3AE0DD8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points[</w:t>
      </w:r>
      <w:proofErr w:type="spellStart"/>
      <w:proofErr w:type="gramEnd"/>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 = </w:t>
      </w:r>
      <w:proofErr w:type="spellStart"/>
      <w:r w:rsidRPr="00A500DC">
        <w:rPr>
          <w:rFonts w:ascii="Menlo" w:eastAsia="Times New Roman" w:hAnsi="Menlo" w:cs="Menlo"/>
          <w:color w:val="000000"/>
          <w:sz w:val="11"/>
          <w:szCs w:val="11"/>
          <w:lang w:val="en-US" w:eastAsia="zh-CN"/>
        </w:rPr>
        <w:t>np.r</w:t>
      </w:r>
      <w:proofErr w:type="spellEnd"/>
      <w:r w:rsidRPr="00A500DC">
        <w:rPr>
          <w:rFonts w:ascii="Menlo" w:eastAsia="Times New Roman" w:hAnsi="Menlo" w:cs="Menlo"/>
          <w:color w:val="000000"/>
          <w:sz w:val="11"/>
          <w:szCs w:val="11"/>
          <w:lang w:val="en-US" w:eastAsia="zh-CN"/>
        </w:rPr>
        <w:t>_[[</w:t>
      </w:r>
      <w:proofErr w:type="spellStart"/>
      <w:r w:rsidRPr="00A500DC">
        <w:rPr>
          <w:rFonts w:ascii="Menlo" w:eastAsia="Times New Roman" w:hAnsi="Menlo" w:cs="Menlo"/>
          <w:color w:val="000000"/>
          <w:sz w:val="11"/>
          <w:szCs w:val="11"/>
          <w:lang w:val="en-US" w:eastAsia="zh-CN"/>
        </w:rPr>
        <w:t>fet_v</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i_d</w:t>
      </w:r>
      <w:proofErr w:type="spellEnd"/>
      <w:r w:rsidRPr="00A500DC">
        <w:rPr>
          <w:rFonts w:ascii="Menlo" w:eastAsia="Times New Roman" w:hAnsi="Menlo" w:cs="Menlo"/>
          <w:color w:val="000000"/>
          <w:sz w:val="11"/>
          <w:szCs w:val="11"/>
          <w:lang w:val="en-US" w:eastAsia="zh-CN"/>
        </w:rPr>
        <w:t>]]</w:t>
      </w:r>
    </w:p>
    <w:p w14:paraId="5F9E6EE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i_d</w:t>
      </w:r>
      <w:proofErr w:type="spell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fet_id</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fet_v</w:t>
      </w:r>
      <w:proofErr w:type="spellEnd"/>
      <w:r w:rsidRPr="00A500DC">
        <w:rPr>
          <w:rFonts w:ascii="Menlo" w:eastAsia="Times New Roman" w:hAnsi="Menlo" w:cs="Menlo"/>
          <w:color w:val="000000"/>
          <w:sz w:val="11"/>
          <w:szCs w:val="11"/>
          <w:lang w:val="en-US" w:eastAsia="zh-CN"/>
        </w:rPr>
        <w:t>)</w:t>
      </w:r>
    </w:p>
    <w:p w14:paraId="5C12B53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fet_v</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led_v</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i_d</w:t>
      </w:r>
      <w:proofErr w:type="spellEnd"/>
      <w:r w:rsidRPr="00A500DC">
        <w:rPr>
          <w:rFonts w:ascii="Menlo" w:eastAsia="Times New Roman" w:hAnsi="Menlo" w:cs="Menlo"/>
          <w:color w:val="000000"/>
          <w:sz w:val="11"/>
          <w:szCs w:val="11"/>
          <w:lang w:val="en-US" w:eastAsia="zh-CN"/>
        </w:rPr>
        <w:t>)</w:t>
      </w:r>
    </w:p>
    <w:p w14:paraId="54BE07F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9458A6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LED V-I diagram and operating points</w:t>
      </w:r>
    </w:p>
    <w:p w14:paraId="1BDB067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3C94629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lastRenderedPageBreak/>
        <w:t>ax.semilogx</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"U-I-</w:t>
      </w:r>
      <w:proofErr w:type="spellStart"/>
      <w:r w:rsidRPr="00A500DC">
        <w:rPr>
          <w:rFonts w:ascii="Menlo" w:eastAsia="Times New Roman" w:hAnsi="Menlo" w:cs="Menlo"/>
          <w:color w:val="A31515"/>
          <w:sz w:val="11"/>
          <w:szCs w:val="11"/>
          <w:lang w:val="en-US" w:eastAsia="zh-CN"/>
        </w:rPr>
        <w:t>Kennlinie</w:t>
      </w:r>
      <w:proofErr w:type="spellEnd"/>
      <w:r w:rsidRPr="00A500DC">
        <w:rPr>
          <w:rFonts w:ascii="Menlo" w:eastAsia="Times New Roman" w:hAnsi="Menlo" w:cs="Menlo"/>
          <w:color w:val="A31515"/>
          <w:sz w:val="11"/>
          <w:szCs w:val="11"/>
          <w:lang w:val="en-US" w:eastAsia="zh-CN"/>
        </w:rPr>
        <w:t xml:space="preserve"> der Diode (SPICE-Simulation)"</w:t>
      </w:r>
      <w:r w:rsidRPr="00A500DC">
        <w:rPr>
          <w:rFonts w:ascii="Menlo" w:eastAsia="Times New Roman" w:hAnsi="Menlo" w:cs="Menlo"/>
          <w:color w:val="000000"/>
          <w:sz w:val="11"/>
          <w:szCs w:val="11"/>
          <w:lang w:val="en-US" w:eastAsia="zh-CN"/>
        </w:rPr>
        <w:t>)</w:t>
      </w:r>
    </w:p>
    <w:p w14:paraId="239726C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0.1</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1.495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'go'</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'Arbeitspunkt</w:t>
      </w:r>
      <w:proofErr w:type="spellEnd"/>
      <w:r w:rsidRPr="00A500DC">
        <w:rPr>
          <w:rFonts w:ascii="Menlo" w:eastAsia="Times New Roman" w:hAnsi="Menlo" w:cs="Menlo"/>
          <w:color w:val="811F3F"/>
          <w:sz w:val="11"/>
          <w:szCs w:val="11"/>
          <w:lang w:val="en-US" w:eastAsia="zh-CN"/>
        </w:rPr>
        <w:t xml:space="preserve"> EIN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{100}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A}, \SI{1.495}{</w:t>
      </w:r>
      <w:r w:rsidRPr="00A500DC">
        <w:rPr>
          <w:rFonts w:ascii="Menlo" w:eastAsia="Times New Roman" w:hAnsi="Menlo" w:cs="Menlo"/>
          <w:color w:val="FF0000"/>
          <w:sz w:val="11"/>
          <w:szCs w:val="11"/>
          <w:lang w:val="en-US" w:eastAsia="zh-CN"/>
        </w:rPr>
        <w:t>\V</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78B6832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ro</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'Arbeitspunkt</w:t>
      </w:r>
      <w:proofErr w:type="spellEnd"/>
      <w:r w:rsidRPr="00A500DC">
        <w:rPr>
          <w:rFonts w:ascii="Menlo" w:eastAsia="Times New Roman" w:hAnsi="Menlo" w:cs="Menlo"/>
          <w:color w:val="811F3F"/>
          <w:sz w:val="11"/>
          <w:szCs w:val="11"/>
          <w:lang w:val="en-US" w:eastAsia="zh-CN"/>
        </w:rPr>
        <w:t xml:space="preserve"> AUS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\SI{34.4}{</w:t>
      </w:r>
      <w:r w:rsidRPr="00A500DC">
        <w:rPr>
          <w:rFonts w:ascii="Menlo" w:eastAsia="Times New Roman" w:hAnsi="Menlo" w:cs="Menlo"/>
          <w:color w:val="FF0000"/>
          <w:sz w:val="11"/>
          <w:szCs w:val="11"/>
          <w:lang w:val="en-US" w:eastAsia="zh-CN"/>
        </w:rPr>
        <w:t>\n</w:t>
      </w:r>
      <w:r w:rsidRPr="00A500DC">
        <w:rPr>
          <w:rFonts w:ascii="Menlo" w:eastAsia="Times New Roman" w:hAnsi="Menlo" w:cs="Menlo"/>
          <w:color w:val="811F3F"/>
          <w:sz w:val="11"/>
          <w:szCs w:val="11"/>
          <w:lang w:val="en-US" w:eastAsia="zh-CN"/>
        </w:rPr>
        <w:t>A}, \SI{0.879}{</w:t>
      </w:r>
      <w:r w:rsidRPr="00A500DC">
        <w:rPr>
          <w:rFonts w:ascii="Menlo" w:eastAsia="Times New Roman" w:hAnsi="Menlo" w:cs="Menlo"/>
          <w:color w:val="FF0000"/>
          <w:sz w:val="11"/>
          <w:szCs w:val="11"/>
          <w:lang w:val="en-US" w:eastAsia="zh-CN"/>
        </w:rPr>
        <w:t>\V</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0CD2E64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ax.set</w:t>
      </w:r>
      <w:proofErr w:type="spellEnd"/>
      <w:r w:rsidRPr="00A500DC">
        <w:rPr>
          <w:rFonts w:ascii="Menlo" w:eastAsia="Times New Roman" w:hAnsi="Menlo" w:cs="Menlo"/>
          <w:color w:val="000000"/>
          <w:sz w:val="11"/>
          <w:szCs w:val="11"/>
          <w:lang w:val="en-US" w:eastAsia="zh-CN"/>
        </w:rPr>
        <w:t>(</w:t>
      </w:r>
      <w:proofErr w:type="spellStart"/>
      <w:proofErr w:type="gramEnd"/>
      <w:r w:rsidRPr="00A500DC">
        <w:rPr>
          <w:rFonts w:ascii="Menlo" w:eastAsia="Times New Roman" w:hAnsi="Menlo" w:cs="Menlo"/>
          <w:color w:val="001080"/>
          <w:sz w:val="11"/>
          <w:szCs w:val="11"/>
          <w:lang w:val="en-US" w:eastAsia="zh-CN"/>
        </w:rPr>
        <w:t>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'$I_D$ / A'</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'$U_D$ / V'</w:t>
      </w:r>
      <w:r w:rsidRPr="00A500DC">
        <w:rPr>
          <w:rFonts w:ascii="Menlo" w:eastAsia="Times New Roman" w:hAnsi="Menlo" w:cs="Menlo"/>
          <w:color w:val="000000"/>
          <w:sz w:val="11"/>
          <w:szCs w:val="11"/>
          <w:lang w:val="en-US" w:eastAsia="zh-CN"/>
        </w:rPr>
        <w:t>)</w:t>
      </w:r>
    </w:p>
    <w:p w14:paraId="11D9341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ax.set_</w:t>
      </w:r>
      <w:proofErr w:type="gramStart"/>
      <w:r w:rsidRPr="00A500DC">
        <w:rPr>
          <w:rFonts w:ascii="Menlo" w:eastAsia="Times New Roman" w:hAnsi="Menlo" w:cs="Menlo"/>
          <w:color w:val="000000"/>
          <w:sz w:val="11"/>
          <w:szCs w:val="11"/>
          <w:lang w:val="en-US" w:eastAsia="zh-CN"/>
        </w:rPr>
        <w:t>xticks</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np.arange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54B051B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ax.xaxis</w:t>
      </w:r>
      <w:proofErr w:type="gramEnd"/>
      <w:r w:rsidRPr="00A500DC">
        <w:rPr>
          <w:rFonts w:ascii="Menlo" w:eastAsia="Times New Roman" w:hAnsi="Menlo" w:cs="Menlo"/>
          <w:color w:val="000000"/>
          <w:sz w:val="11"/>
          <w:szCs w:val="11"/>
          <w:lang w:val="en-US" w:eastAsia="zh-CN"/>
        </w:rPr>
        <w:t>.grid</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which</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'minor'</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linewidth</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w:t>
      </w:r>
    </w:p>
    <w:p w14:paraId="0B3AA60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ax.xaxis.set_minor_</w:t>
      </w:r>
      <w:proofErr w:type="gramStart"/>
      <w:r w:rsidRPr="00A500DC">
        <w:rPr>
          <w:rFonts w:ascii="Menlo" w:eastAsia="Times New Roman" w:hAnsi="Menlo" w:cs="Menlo"/>
          <w:color w:val="000000"/>
          <w:sz w:val="11"/>
          <w:szCs w:val="11"/>
          <w:lang w:val="en-US" w:eastAsia="zh-CN"/>
        </w:rPr>
        <w:t>locator</w:t>
      </w:r>
      <w:proofErr w:type="spellEnd"/>
      <w:r w:rsidRPr="00A500DC">
        <w:rPr>
          <w:rFonts w:ascii="Menlo" w:eastAsia="Times New Roman" w:hAnsi="Menlo" w:cs="Menlo"/>
          <w:color w:val="000000"/>
          <w:sz w:val="11"/>
          <w:szCs w:val="11"/>
          <w:lang w:val="en-US" w:eastAsia="zh-CN"/>
        </w:rPr>
        <w:t>(</w:t>
      </w:r>
      <w:proofErr w:type="spellStart"/>
      <w:proofErr w:type="gramEnd"/>
      <w:r w:rsidRPr="00A500DC">
        <w:rPr>
          <w:rFonts w:ascii="Menlo" w:eastAsia="Times New Roman" w:hAnsi="Menlo" w:cs="Menlo"/>
          <w:color w:val="000000"/>
          <w:sz w:val="11"/>
          <w:szCs w:val="11"/>
          <w:lang w:val="en-US" w:eastAsia="zh-CN"/>
        </w:rPr>
        <w:t>mpl.ticker.LogLocator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base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subs</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.7</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.8</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.9</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numticks</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12</w:t>
      </w:r>
      <w:r w:rsidRPr="00A500DC">
        <w:rPr>
          <w:rFonts w:ascii="Menlo" w:eastAsia="Times New Roman" w:hAnsi="Menlo" w:cs="Menlo"/>
          <w:color w:val="000000"/>
          <w:sz w:val="11"/>
          <w:szCs w:val="11"/>
          <w:lang w:val="en-US" w:eastAsia="zh-CN"/>
        </w:rPr>
        <w:t>))</w:t>
      </w:r>
    </w:p>
    <w:p w14:paraId="6400334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ax.xaxis.set_major_</w:t>
      </w:r>
      <w:proofErr w:type="gramStart"/>
      <w:r w:rsidRPr="00A500DC">
        <w:rPr>
          <w:rFonts w:ascii="Menlo" w:eastAsia="Times New Roman" w:hAnsi="Menlo" w:cs="Menlo"/>
          <w:color w:val="000000"/>
          <w:sz w:val="11"/>
          <w:szCs w:val="11"/>
          <w:lang w:val="en-US" w:eastAsia="zh-CN"/>
        </w:rPr>
        <w:t>formatter</w:t>
      </w:r>
      <w:proofErr w:type="spellEnd"/>
      <w:r w:rsidRPr="00A500DC">
        <w:rPr>
          <w:rFonts w:ascii="Menlo" w:eastAsia="Times New Roman" w:hAnsi="Menlo" w:cs="Menlo"/>
          <w:color w:val="000000"/>
          <w:sz w:val="11"/>
          <w:szCs w:val="11"/>
          <w:lang w:val="en-US" w:eastAsia="zh-CN"/>
        </w:rPr>
        <w:t>(</w:t>
      </w:r>
      <w:proofErr w:type="spellStart"/>
      <w:proofErr w:type="gramEnd"/>
      <w:r w:rsidRPr="00A500DC">
        <w:rPr>
          <w:rFonts w:ascii="Menlo" w:eastAsia="Times New Roman" w:hAnsi="Menlo" w:cs="Menlo"/>
          <w:color w:val="000000"/>
          <w:sz w:val="11"/>
          <w:szCs w:val="11"/>
          <w:lang w:val="en-US" w:eastAsia="zh-CN"/>
        </w:rPr>
        <w:t>EngFormatter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places</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sep</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76BB473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ax.legend</w:t>
      </w:r>
      <w:proofErr w:type="spellEnd"/>
      <w:proofErr w:type="gramEnd"/>
      <w:r w:rsidRPr="00A500DC">
        <w:rPr>
          <w:rFonts w:ascii="Menlo" w:eastAsia="Times New Roman" w:hAnsi="Menlo" w:cs="Menlo"/>
          <w:color w:val="000000"/>
          <w:sz w:val="11"/>
          <w:szCs w:val="11"/>
          <w:lang w:val="en-US" w:eastAsia="zh-CN"/>
        </w:rPr>
        <w:t>()</w:t>
      </w:r>
    </w:p>
    <w:p w14:paraId="09A7D37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'AP.png'</w:t>
      </w:r>
      <w:r w:rsidRPr="00A500DC">
        <w:rPr>
          <w:rFonts w:ascii="Menlo" w:eastAsia="Times New Roman" w:hAnsi="Menlo" w:cs="Menlo"/>
          <w:color w:val="000000"/>
          <w:sz w:val="11"/>
          <w:szCs w:val="11"/>
          <w:lang w:val="en-US" w:eastAsia="zh-CN"/>
        </w:rPr>
        <w:t>)</w:t>
      </w:r>
    </w:p>
    <w:p w14:paraId="06681EA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36BA1E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FET output curve and operating points / line</w:t>
      </w:r>
    </w:p>
    <w:p w14:paraId="332F53E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39B323E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afk_on</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afk_on</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"Ausgangskennlinie</w:t>
      </w:r>
      <w:proofErr w:type="spellEnd"/>
      <w:r w:rsidRPr="00A500DC">
        <w:rPr>
          <w:rFonts w:ascii="Menlo" w:eastAsia="Times New Roman" w:hAnsi="Menlo" w:cs="Menlo"/>
          <w:color w:val="811F3F"/>
          <w:sz w:val="11"/>
          <w:szCs w:val="11"/>
          <w:lang w:val="en-US" w:eastAsia="zh-CN"/>
        </w:rPr>
        <w:t xml:space="preserve"> des FET </w:t>
      </w:r>
      <w:proofErr w:type="spellStart"/>
      <w:r w:rsidRPr="00A500DC">
        <w:rPr>
          <w:rFonts w:ascii="Menlo" w:eastAsia="Times New Roman" w:hAnsi="Menlo" w:cs="Menlo"/>
          <w:color w:val="811F3F"/>
          <w:sz w:val="11"/>
          <w:szCs w:val="11"/>
          <w:lang w:val="en-US" w:eastAsia="zh-CN"/>
        </w:rPr>
        <w:t>bei</w:t>
      </w:r>
      <w:proofErr w:type="spellEnd"/>
      <w:r w:rsidRPr="00A500DC">
        <w:rPr>
          <w:rFonts w:ascii="Menlo" w:eastAsia="Times New Roman" w:hAnsi="Menlo" w:cs="Menlo"/>
          <w:color w:val="811F3F"/>
          <w:sz w:val="11"/>
          <w:szCs w:val="11"/>
          <w:lang w:val="en-US" w:eastAsia="zh-CN"/>
        </w:rPr>
        <w:t xml:space="preserve"> $U_{GS} = \SI</w:t>
      </w:r>
      <w:r w:rsidRPr="00A500DC">
        <w:rPr>
          <w:rFonts w:ascii="Menlo" w:eastAsia="Times New Roman" w:hAnsi="Menlo" w:cs="Menlo"/>
          <w:color w:val="000000"/>
          <w:sz w:val="11"/>
          <w:szCs w:val="11"/>
          <w:lang w:val="en-US" w:eastAsia="zh-CN"/>
        </w:rPr>
        <w:t>{5}</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\V</w:t>
      </w:r>
      <w:r w:rsidRPr="00A500DC">
        <w:rPr>
          <w:rFonts w:ascii="Menlo" w:eastAsia="Times New Roman" w:hAnsi="Menlo" w:cs="Menlo"/>
          <w:color w:val="811F3F"/>
          <w:sz w:val="11"/>
          <w:szCs w:val="11"/>
          <w:lang w:val="en-US" w:eastAsia="zh-CN"/>
        </w:rPr>
        <w:t xml:space="preserve">}$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SPICE-Sim.</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2875445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p =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00"/>
          <w:sz w:val="11"/>
          <w:szCs w:val="11"/>
          <w:lang w:val="en-US" w:eastAsia="zh-CN"/>
        </w:rPr>
        <w:t>points[</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0.58</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0.58</w:t>
      </w:r>
    </w:p>
    <w:p w14:paraId="35CB74E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[p, 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Arbeitsgerade</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59509DB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0.58</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'Arbeitspunkt</w:t>
      </w:r>
      <w:proofErr w:type="spellEnd"/>
      <w:r w:rsidRPr="00A500DC">
        <w:rPr>
          <w:rFonts w:ascii="Menlo" w:eastAsia="Times New Roman" w:hAnsi="Menlo" w:cs="Menlo"/>
          <w:color w:val="811F3F"/>
          <w:sz w:val="11"/>
          <w:szCs w:val="11"/>
          <w:lang w:val="en-US" w:eastAsia="zh-CN"/>
        </w:rPr>
        <w:t xml:space="preserve"> EIN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\SI{0.58}{</w:t>
      </w:r>
      <w:r w:rsidRPr="00A500DC">
        <w:rPr>
          <w:rFonts w:ascii="Menlo" w:eastAsia="Times New Roman" w:hAnsi="Menlo" w:cs="Menlo"/>
          <w:color w:val="FF0000"/>
          <w:sz w:val="11"/>
          <w:szCs w:val="11"/>
          <w:lang w:val="en-US" w:eastAsia="zh-CN"/>
        </w:rPr>
        <w:t>\V</w:t>
      </w:r>
      <w:r w:rsidRPr="00A500DC">
        <w:rPr>
          <w:rFonts w:ascii="Menlo" w:eastAsia="Times New Roman" w:hAnsi="Menlo" w:cs="Menlo"/>
          <w:color w:val="811F3F"/>
          <w:sz w:val="11"/>
          <w:szCs w:val="11"/>
          <w:lang w:val="en-US" w:eastAsia="zh-CN"/>
        </w:rPr>
        <w:t>}, \SI</w:t>
      </w:r>
      <w:r w:rsidRPr="00A500DC">
        <w:rPr>
          <w:rFonts w:ascii="Menlo" w:eastAsia="Times New Roman" w:hAnsi="Menlo" w:cs="Menlo"/>
          <w:color w:val="000000"/>
          <w:sz w:val="11"/>
          <w:szCs w:val="11"/>
          <w:lang w:val="en-US" w:eastAsia="zh-CN"/>
        </w:rPr>
        <w:t>{100}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A}</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04BEEFC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points[-</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'Arbeitspunkt</w:t>
      </w:r>
      <w:proofErr w:type="spellEnd"/>
      <w:r w:rsidRPr="00A500DC">
        <w:rPr>
          <w:rFonts w:ascii="Menlo" w:eastAsia="Times New Roman" w:hAnsi="Menlo" w:cs="Menlo"/>
          <w:color w:val="811F3F"/>
          <w:sz w:val="11"/>
          <w:szCs w:val="11"/>
          <w:lang w:val="en-US" w:eastAsia="zh-CN"/>
        </w:rPr>
        <w:t xml:space="preserve"> AUS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\SI{4.12}{</w:t>
      </w:r>
      <w:r w:rsidRPr="00A500DC">
        <w:rPr>
          <w:rFonts w:ascii="Menlo" w:eastAsia="Times New Roman" w:hAnsi="Menlo" w:cs="Menlo"/>
          <w:color w:val="FF0000"/>
          <w:sz w:val="11"/>
          <w:szCs w:val="11"/>
          <w:lang w:val="en-US" w:eastAsia="zh-CN"/>
        </w:rPr>
        <w:t>\V</w:t>
      </w:r>
      <w:r w:rsidRPr="00A500DC">
        <w:rPr>
          <w:rFonts w:ascii="Menlo" w:eastAsia="Times New Roman" w:hAnsi="Menlo" w:cs="Menlo"/>
          <w:color w:val="811F3F"/>
          <w:sz w:val="11"/>
          <w:szCs w:val="11"/>
          <w:lang w:val="en-US" w:eastAsia="zh-CN"/>
        </w:rPr>
        <w:t>}, \SI{34.4}{</w:t>
      </w:r>
      <w:r w:rsidRPr="00A500DC">
        <w:rPr>
          <w:rFonts w:ascii="Menlo" w:eastAsia="Times New Roman" w:hAnsi="Menlo" w:cs="Menlo"/>
          <w:color w:val="FF0000"/>
          <w:sz w:val="11"/>
          <w:szCs w:val="11"/>
          <w:lang w:val="en-US" w:eastAsia="zh-CN"/>
        </w:rPr>
        <w:t>\n</w:t>
      </w:r>
      <w:r w:rsidRPr="00A500DC">
        <w:rPr>
          <w:rFonts w:ascii="Menlo" w:eastAsia="Times New Roman" w:hAnsi="Menlo" w:cs="Menlo"/>
          <w:color w:val="811F3F"/>
          <w:sz w:val="11"/>
          <w:szCs w:val="11"/>
          <w:lang w:val="en-US" w:eastAsia="zh-CN"/>
        </w:rPr>
        <w:t>A}</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2C01D35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ax.set_xticks</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267F99"/>
          <w:sz w:val="11"/>
          <w:szCs w:val="11"/>
          <w:lang w:val="en-US" w:eastAsia="zh-CN"/>
        </w:rPr>
        <w:t>list</w:t>
      </w:r>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795E26"/>
          <w:sz w:val="11"/>
          <w:szCs w:val="11"/>
          <w:lang w:val="en-US" w:eastAsia="zh-CN"/>
        </w:rPr>
        <w:t>range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 [</w:t>
      </w:r>
      <w:r w:rsidRPr="00A500DC">
        <w:rPr>
          <w:rFonts w:ascii="Menlo" w:eastAsia="Times New Roman" w:hAnsi="Menlo" w:cs="Menlo"/>
          <w:color w:val="098658"/>
          <w:sz w:val="11"/>
          <w:szCs w:val="11"/>
          <w:lang w:val="en-US" w:eastAsia="zh-CN"/>
        </w:rPr>
        <w:t>0.58</w:t>
      </w:r>
      <w:r w:rsidRPr="00A500DC">
        <w:rPr>
          <w:rFonts w:ascii="Menlo" w:eastAsia="Times New Roman" w:hAnsi="Menlo" w:cs="Menlo"/>
          <w:color w:val="000000"/>
          <w:sz w:val="11"/>
          <w:szCs w:val="11"/>
          <w:lang w:val="en-US" w:eastAsia="zh-CN"/>
        </w:rPr>
        <w:t>])</w:t>
      </w:r>
    </w:p>
    <w:p w14:paraId="5D15FBA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ax.set</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'$U_</w:t>
      </w:r>
      <w:r w:rsidRPr="00A500DC">
        <w:rPr>
          <w:rFonts w:ascii="Menlo" w:eastAsia="Times New Roman" w:hAnsi="Menlo" w:cs="Menlo"/>
          <w:color w:val="0000FF"/>
          <w:sz w:val="11"/>
          <w:szCs w:val="11"/>
          <w:lang w:val="en-US" w:eastAsia="zh-CN"/>
        </w:rPr>
        <w:t>{DS}</w:t>
      </w:r>
      <w:r w:rsidRPr="00A500DC">
        <w:rPr>
          <w:rFonts w:ascii="Menlo" w:eastAsia="Times New Roman" w:hAnsi="Menlo" w:cs="Menlo"/>
          <w:color w:val="A31515"/>
          <w:sz w:val="11"/>
          <w:szCs w:val="11"/>
          <w:lang w:val="en-US" w:eastAsia="zh-CN"/>
        </w:rPr>
        <w:t>$ / V'</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'$I_D$ / mA'</w:t>
      </w:r>
      <w:r w:rsidRPr="00A500DC">
        <w:rPr>
          <w:rFonts w:ascii="Menlo" w:eastAsia="Times New Roman" w:hAnsi="Menlo" w:cs="Menlo"/>
          <w:color w:val="000000"/>
          <w:sz w:val="11"/>
          <w:szCs w:val="11"/>
          <w:lang w:val="en-US" w:eastAsia="zh-CN"/>
        </w:rPr>
        <w:t>)</w:t>
      </w:r>
    </w:p>
    <w:p w14:paraId="2F6465A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ax.legend</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loc</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'upper left'</w:t>
      </w:r>
      <w:r w:rsidRPr="00A500DC">
        <w:rPr>
          <w:rFonts w:ascii="Menlo" w:eastAsia="Times New Roman" w:hAnsi="Menlo" w:cs="Menlo"/>
          <w:color w:val="000000"/>
          <w:sz w:val="11"/>
          <w:szCs w:val="11"/>
          <w:lang w:val="en-US" w:eastAsia="zh-CN"/>
        </w:rPr>
        <w:t>)</w:t>
      </w:r>
    </w:p>
    <w:p w14:paraId="399D6B2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'AKF.png'</w:t>
      </w:r>
      <w:r w:rsidRPr="00A500DC">
        <w:rPr>
          <w:rFonts w:ascii="Menlo" w:eastAsia="Times New Roman" w:hAnsi="Menlo" w:cs="Menlo"/>
          <w:color w:val="000000"/>
          <w:sz w:val="11"/>
          <w:szCs w:val="11"/>
          <w:lang w:val="en-US" w:eastAsia="zh-CN"/>
        </w:rPr>
        <w:t>)</w:t>
      </w:r>
    </w:p>
    <w:p w14:paraId="6725623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03562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xml:space="preserve"># Plot switching characteristic </w:t>
      </w:r>
    </w:p>
    <w:p w14:paraId="3B09C02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001E56C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ax.plot</w:t>
      </w:r>
      <w:proofErr w:type="spellEnd"/>
      <w:proofErr w:type="gramEnd"/>
      <w:r w:rsidRPr="00A500DC">
        <w:rPr>
          <w:rFonts w:ascii="Menlo" w:eastAsia="Times New Roman" w:hAnsi="Menlo" w:cs="Menlo"/>
          <w:color w:val="000000"/>
          <w:sz w:val="11"/>
          <w:szCs w:val="11"/>
          <w:lang w:val="en-US" w:eastAsia="zh-CN"/>
        </w:rPr>
        <w:t xml:space="preserve">(operation[:,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operation[:,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"SPICE-Simulation"</w:t>
      </w:r>
      <w:r w:rsidRPr="00A500DC">
        <w:rPr>
          <w:rFonts w:ascii="Menlo" w:eastAsia="Times New Roman" w:hAnsi="Menlo" w:cs="Menlo"/>
          <w:color w:val="000000"/>
          <w:sz w:val="11"/>
          <w:szCs w:val="11"/>
          <w:lang w:val="en-US" w:eastAsia="zh-CN"/>
        </w:rPr>
        <w:t>)</w:t>
      </w:r>
    </w:p>
    <w:p w14:paraId="26F35D9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ax.plot</w:t>
      </w:r>
      <w:proofErr w:type="spellEnd"/>
      <w:proofErr w:type="gram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5</w:t>
      </w:r>
      <w:r w:rsidRPr="00A500DC">
        <w:rPr>
          <w:rFonts w:ascii="Menlo" w:eastAsia="Times New Roman" w:hAnsi="Menlo" w:cs="Menlo"/>
          <w:color w:val="000000"/>
          <w:sz w:val="11"/>
          <w:szCs w:val="11"/>
          <w:lang w:eastAsia="zh-CN"/>
        </w:rPr>
        <w:t>], [</w:t>
      </w:r>
      <w:r w:rsidRPr="00A500DC">
        <w:rPr>
          <w:rFonts w:ascii="Menlo" w:eastAsia="Times New Roman" w:hAnsi="Menlo" w:cs="Menlo"/>
          <w:color w:val="098658"/>
          <w:sz w:val="11"/>
          <w:szCs w:val="11"/>
          <w:lang w:eastAsia="zh-CN"/>
        </w:rPr>
        <w:t>90.67</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A31515"/>
          <w:sz w:val="11"/>
          <w:szCs w:val="11"/>
          <w:lang w:eastAsia="zh-CN"/>
        </w:rPr>
        <w:t>'</w:t>
      </w:r>
      <w:proofErr w:type="spellStart"/>
      <w:r w:rsidRPr="00A500DC">
        <w:rPr>
          <w:rFonts w:ascii="Menlo" w:eastAsia="Times New Roman" w:hAnsi="Menlo" w:cs="Menlo"/>
          <w:color w:val="A31515"/>
          <w:sz w:val="11"/>
          <w:szCs w:val="11"/>
          <w:lang w:eastAsia="zh-CN"/>
        </w:rPr>
        <w:t>go</w:t>
      </w:r>
      <w:proofErr w:type="spellEnd"/>
      <w:r w:rsidRPr="00A500DC">
        <w:rPr>
          <w:rFonts w:ascii="Menlo" w:eastAsia="Times New Roman" w:hAnsi="Menlo" w:cs="Menlo"/>
          <w:color w:val="A31515"/>
          <w:sz w:val="11"/>
          <w:szCs w:val="11"/>
          <w:lang w:eastAsia="zh-CN"/>
        </w:rPr>
        <w:t>'</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'Arbeitspunkt EIN'</w:t>
      </w:r>
      <w:r w:rsidRPr="00A500DC">
        <w:rPr>
          <w:rFonts w:ascii="Menlo" w:eastAsia="Times New Roman" w:hAnsi="Menlo" w:cs="Menlo"/>
          <w:color w:val="000000"/>
          <w:sz w:val="11"/>
          <w:szCs w:val="11"/>
          <w:lang w:eastAsia="zh-CN"/>
        </w:rPr>
        <w:t>)</w:t>
      </w:r>
    </w:p>
    <w:p w14:paraId="61595EA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ax.plot</w:t>
      </w:r>
      <w:proofErr w:type="spellEnd"/>
      <w:proofErr w:type="gram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 [</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A31515"/>
          <w:sz w:val="11"/>
          <w:szCs w:val="11"/>
          <w:lang w:eastAsia="zh-CN"/>
        </w:rPr>
        <w:t>'</w:t>
      </w:r>
      <w:proofErr w:type="spellStart"/>
      <w:r w:rsidRPr="00A500DC">
        <w:rPr>
          <w:rFonts w:ascii="Menlo" w:eastAsia="Times New Roman" w:hAnsi="Menlo" w:cs="Menlo"/>
          <w:color w:val="A31515"/>
          <w:sz w:val="11"/>
          <w:szCs w:val="11"/>
          <w:lang w:eastAsia="zh-CN"/>
        </w:rPr>
        <w:t>ro</w:t>
      </w:r>
      <w:proofErr w:type="spellEnd"/>
      <w:r w:rsidRPr="00A500DC">
        <w:rPr>
          <w:rFonts w:ascii="Menlo" w:eastAsia="Times New Roman" w:hAnsi="Menlo" w:cs="Menlo"/>
          <w:color w:val="A31515"/>
          <w:sz w:val="11"/>
          <w:szCs w:val="11"/>
          <w:lang w:eastAsia="zh-CN"/>
        </w:rPr>
        <w:t>'</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'Arbeitspunkt AUS'</w:t>
      </w:r>
      <w:r w:rsidRPr="00A500DC">
        <w:rPr>
          <w:rFonts w:ascii="Menlo" w:eastAsia="Times New Roman" w:hAnsi="Menlo" w:cs="Menlo"/>
          <w:color w:val="000000"/>
          <w:sz w:val="11"/>
          <w:szCs w:val="11"/>
          <w:lang w:eastAsia="zh-CN"/>
        </w:rPr>
        <w:t>)</w:t>
      </w:r>
    </w:p>
    <w:p w14:paraId="3C908F1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ax.set_</w:t>
      </w:r>
      <w:proofErr w:type="gramStart"/>
      <w:r w:rsidRPr="00A500DC">
        <w:rPr>
          <w:rFonts w:ascii="Menlo" w:eastAsia="Times New Roman" w:hAnsi="Menlo" w:cs="Menlo"/>
          <w:color w:val="000000"/>
          <w:sz w:val="11"/>
          <w:szCs w:val="11"/>
          <w:lang w:val="en-US" w:eastAsia="zh-CN"/>
        </w:rPr>
        <w:t>yticks</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267F99"/>
          <w:sz w:val="11"/>
          <w:szCs w:val="11"/>
          <w:lang w:val="en-US" w:eastAsia="zh-CN"/>
        </w:rPr>
        <w:t>list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795E26"/>
          <w:sz w:val="11"/>
          <w:szCs w:val="11"/>
          <w:lang w:val="en-US" w:eastAsia="zh-CN"/>
        </w:rPr>
        <w:t>range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90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 [</w:t>
      </w:r>
      <w:r w:rsidRPr="00A500DC">
        <w:rPr>
          <w:rFonts w:ascii="Menlo" w:eastAsia="Times New Roman" w:hAnsi="Menlo" w:cs="Menlo"/>
          <w:color w:val="098658"/>
          <w:sz w:val="11"/>
          <w:szCs w:val="11"/>
          <w:lang w:val="en-US" w:eastAsia="zh-CN"/>
        </w:rPr>
        <w:t>90.67</w:t>
      </w:r>
      <w:r w:rsidRPr="00A500DC">
        <w:rPr>
          <w:rFonts w:ascii="Menlo" w:eastAsia="Times New Roman" w:hAnsi="Menlo" w:cs="Menlo"/>
          <w:color w:val="000000"/>
          <w:sz w:val="11"/>
          <w:szCs w:val="11"/>
          <w:lang w:val="en-US" w:eastAsia="zh-CN"/>
        </w:rPr>
        <w:t>])</w:t>
      </w:r>
    </w:p>
    <w:p w14:paraId="10CD890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ax.set</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'$U_</w:t>
      </w:r>
      <w:r w:rsidRPr="00A500DC">
        <w:rPr>
          <w:rFonts w:ascii="Menlo" w:eastAsia="Times New Roman" w:hAnsi="Menlo" w:cs="Menlo"/>
          <w:color w:val="0000FF"/>
          <w:sz w:val="11"/>
          <w:szCs w:val="11"/>
          <w:lang w:val="en-US" w:eastAsia="zh-CN"/>
        </w:rPr>
        <w:t>{GS}</w:t>
      </w:r>
      <w:r w:rsidRPr="00A500DC">
        <w:rPr>
          <w:rFonts w:ascii="Menlo" w:eastAsia="Times New Roman" w:hAnsi="Menlo" w:cs="Menlo"/>
          <w:color w:val="A31515"/>
          <w:sz w:val="11"/>
          <w:szCs w:val="11"/>
          <w:lang w:val="en-US" w:eastAsia="zh-CN"/>
        </w:rPr>
        <w:t>$ / V'</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'$I_D$ / mA'</w:t>
      </w:r>
      <w:r w:rsidRPr="00A500DC">
        <w:rPr>
          <w:rFonts w:ascii="Menlo" w:eastAsia="Times New Roman" w:hAnsi="Menlo" w:cs="Menlo"/>
          <w:color w:val="000000"/>
          <w:sz w:val="11"/>
          <w:szCs w:val="11"/>
          <w:lang w:val="en-US" w:eastAsia="zh-CN"/>
        </w:rPr>
        <w:t>)</w:t>
      </w:r>
    </w:p>
    <w:p w14:paraId="380F4D3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ax.legend</w:t>
      </w:r>
      <w:proofErr w:type="spellEnd"/>
      <w:proofErr w:type="gramEnd"/>
      <w:r w:rsidRPr="00A500DC">
        <w:rPr>
          <w:rFonts w:ascii="Menlo" w:eastAsia="Times New Roman" w:hAnsi="Menlo" w:cs="Menlo"/>
          <w:color w:val="000000"/>
          <w:sz w:val="11"/>
          <w:szCs w:val="11"/>
          <w:lang w:val="en-US" w:eastAsia="zh-CN"/>
        </w:rPr>
        <w:t>()</w:t>
      </w:r>
    </w:p>
    <w:p w14:paraId="3E1288E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'sim.png'</w:t>
      </w:r>
      <w:r w:rsidRPr="00A500DC">
        <w:rPr>
          <w:rFonts w:ascii="Menlo" w:eastAsia="Times New Roman" w:hAnsi="Menlo" w:cs="Menlo"/>
          <w:color w:val="000000"/>
          <w:sz w:val="11"/>
          <w:szCs w:val="11"/>
          <w:lang w:val="en-US" w:eastAsia="zh-CN"/>
        </w:rPr>
        <w:t>)</w:t>
      </w:r>
    </w:p>
    <w:p w14:paraId="681BEAA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205DA7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iteration</w:t>
      </w:r>
    </w:p>
    <w:p w14:paraId="059BD4B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463D1CA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semilogy</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w:t>
      </w:r>
      <w:r w:rsidRPr="00A500DC">
        <w:rPr>
          <w:rFonts w:ascii="Menlo" w:eastAsia="Times New Roman" w:hAnsi="Menlo" w:cs="Menlo"/>
          <w:color w:val="0000FF"/>
          <w:sz w:val="11"/>
          <w:szCs w:val="11"/>
          <w:lang w:val="en-US" w:eastAsia="zh-CN"/>
        </w:rPr>
        <w:t>{D}</w:t>
      </w:r>
      <w:r w:rsidRPr="00A500DC">
        <w:rPr>
          <w:rFonts w:ascii="Menlo" w:eastAsia="Times New Roman" w:hAnsi="Menlo" w:cs="Menlo"/>
          <w:color w:val="A31515"/>
          <w:sz w:val="11"/>
          <w:szCs w:val="11"/>
          <w:lang w:val="en-US" w:eastAsia="zh-CN"/>
        </w:rPr>
        <w:t>$ (LED)"</w:t>
      </w:r>
      <w:r w:rsidRPr="00A500DC">
        <w:rPr>
          <w:rFonts w:ascii="Menlo" w:eastAsia="Times New Roman" w:hAnsi="Menlo" w:cs="Menlo"/>
          <w:color w:val="000000"/>
          <w:sz w:val="11"/>
          <w:szCs w:val="11"/>
          <w:lang w:val="en-US" w:eastAsia="zh-CN"/>
        </w:rPr>
        <w:t>)</w:t>
      </w:r>
    </w:p>
    <w:p w14:paraId="3180B27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semilogy</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"$I_D$ (FET)"</w:t>
      </w:r>
      <w:r w:rsidRPr="00A500DC">
        <w:rPr>
          <w:rFonts w:ascii="Menlo" w:eastAsia="Times New Roman" w:hAnsi="Menlo" w:cs="Menlo"/>
          <w:color w:val="000000"/>
          <w:sz w:val="11"/>
          <w:szCs w:val="11"/>
          <w:lang w:val="en-US" w:eastAsia="zh-CN"/>
        </w:rPr>
        <w:t>)</w:t>
      </w:r>
    </w:p>
    <w:p w14:paraId="314A845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].step(points[:,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points[:,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"Iteration"</w:t>
      </w:r>
      <w:r w:rsidRPr="00A500DC">
        <w:rPr>
          <w:rFonts w:ascii="Menlo" w:eastAsia="Times New Roman" w:hAnsi="Menlo" w:cs="Menlo"/>
          <w:color w:val="000000"/>
          <w:sz w:val="11"/>
          <w:szCs w:val="11"/>
          <w:lang w:val="en-US" w:eastAsia="zh-CN"/>
        </w:rPr>
        <w:t>)</w:t>
      </w:r>
    </w:p>
    <w:p w14:paraId="12C4285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set_xticks</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np.arange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w:t>
      </w:r>
    </w:p>
    <w:p w14:paraId="0A4D766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set_yticks</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np.arange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58C4994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yaxis.grid</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which</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'minor'</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linewidth</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w:t>
      </w:r>
    </w:p>
    <w:p w14:paraId="0939DBD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yaxis.set_minor_locator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mpl.ticker.LogLocator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base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subs</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.7</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.8</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.9</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numticks</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12</w:t>
      </w:r>
      <w:r w:rsidRPr="00A500DC">
        <w:rPr>
          <w:rFonts w:ascii="Menlo" w:eastAsia="Times New Roman" w:hAnsi="Menlo" w:cs="Menlo"/>
          <w:color w:val="000000"/>
          <w:sz w:val="11"/>
          <w:szCs w:val="11"/>
          <w:lang w:val="en-US" w:eastAsia="zh-CN"/>
        </w:rPr>
        <w:t>))</w:t>
      </w:r>
    </w:p>
    <w:p w14:paraId="0BB2A74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yaxis.set_major_formatter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EngFormatter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unit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places</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5FC8648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proofErr w:type="gramStart"/>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w:t>
      </w:r>
      <w:proofErr w:type="gramEnd"/>
      <w:r w:rsidRPr="00A500DC">
        <w:rPr>
          <w:rFonts w:ascii="Menlo" w:eastAsia="Times New Roman" w:hAnsi="Menlo" w:cs="Menlo"/>
          <w:color w:val="000000"/>
          <w:sz w:val="11"/>
          <w:szCs w:val="11"/>
          <w:lang w:val="en-US" w:eastAsia="zh-CN"/>
        </w:rPr>
        <w: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"$U_</w:t>
      </w:r>
      <w:r w:rsidRPr="00A500DC">
        <w:rPr>
          <w:rFonts w:ascii="Menlo" w:eastAsia="Times New Roman" w:hAnsi="Menlo" w:cs="Menlo"/>
          <w:color w:val="0000FF"/>
          <w:sz w:val="11"/>
          <w:szCs w:val="11"/>
          <w:lang w:val="en-US" w:eastAsia="zh-CN"/>
        </w:rPr>
        <w:t>{DS}</w:t>
      </w:r>
      <w:r w:rsidRPr="00A500DC">
        <w:rPr>
          <w:rFonts w:ascii="Menlo" w:eastAsia="Times New Roman" w:hAnsi="Menlo" w:cs="Menlo"/>
          <w:color w:val="A31515"/>
          <w:sz w:val="11"/>
          <w:szCs w:val="11"/>
          <w:lang w:val="en-US" w:eastAsia="zh-CN"/>
        </w:rPr>
        <w:t xml:space="preserve"> = \SI</w:t>
      </w:r>
      <w:r w:rsidRPr="00A500DC">
        <w:rPr>
          <w:rFonts w:ascii="Menlo" w:eastAsia="Times New Roman" w:hAnsi="Menlo" w:cs="Menlo"/>
          <w:color w:val="0000FF"/>
          <w:sz w:val="11"/>
          <w:szCs w:val="11"/>
          <w:lang w:val="en-US" w:eastAsia="zh-CN"/>
        </w:rPr>
        <w:t>{5}</w:t>
      </w:r>
      <w:r w:rsidRPr="00A500DC">
        <w:rPr>
          <w:rFonts w:ascii="Menlo" w:eastAsia="Times New Roman" w:hAnsi="Menlo" w:cs="Menlo"/>
          <w:color w:val="A31515"/>
          <w:sz w:val="11"/>
          <w:szCs w:val="11"/>
          <w:lang w:val="en-US" w:eastAsia="zh-CN"/>
        </w:rPr>
        <w:t>{\V} - U_{\</w:t>
      </w:r>
      <w:proofErr w:type="spellStart"/>
      <w:r w:rsidRPr="00A500DC">
        <w:rPr>
          <w:rFonts w:ascii="Menlo" w:eastAsia="Times New Roman" w:hAnsi="Menlo" w:cs="Menlo"/>
          <w:color w:val="A31515"/>
          <w:sz w:val="11"/>
          <w:szCs w:val="11"/>
          <w:lang w:val="en-US" w:eastAsia="zh-CN"/>
        </w:rPr>
        <w:t>mathrm</w:t>
      </w:r>
      <w:proofErr w:type="spellEnd"/>
      <w:r w:rsidRPr="00A500DC">
        <w:rPr>
          <w:rFonts w:ascii="Menlo" w:eastAsia="Times New Roman" w:hAnsi="Menlo" w:cs="Menlo"/>
          <w:color w:val="A31515"/>
          <w:sz w:val="11"/>
          <w:szCs w:val="11"/>
          <w:lang w:val="en-US" w:eastAsia="zh-CN"/>
        </w:rPr>
        <w:t>{LED}}$"</w:t>
      </w:r>
      <w:r w:rsidRPr="00A500DC">
        <w:rPr>
          <w:rFonts w:ascii="Menlo" w:eastAsia="Times New Roman" w:hAnsi="Menlo" w:cs="Menlo"/>
          <w:color w:val="000000"/>
          <w:sz w:val="11"/>
          <w:szCs w:val="11"/>
          <w:lang w:val="en-US" w:eastAsia="zh-CN"/>
        </w:rPr>
        <w:t>)</w:t>
      </w:r>
    </w:p>
    <w:p w14:paraId="25C4593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].legend(</w:t>
      </w:r>
      <w:r w:rsidRPr="00A500DC">
        <w:rPr>
          <w:rFonts w:ascii="Menlo" w:eastAsia="Times New Roman" w:hAnsi="Menlo" w:cs="Menlo"/>
          <w:color w:val="001080"/>
          <w:sz w:val="11"/>
          <w:szCs w:val="11"/>
          <w:lang w:val="en-US" w:eastAsia="zh-CN"/>
        </w:rPr>
        <w:t>loc</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'upper left'</w:t>
      </w:r>
      <w:r w:rsidRPr="00A500DC">
        <w:rPr>
          <w:rFonts w:ascii="Menlo" w:eastAsia="Times New Roman" w:hAnsi="Menlo" w:cs="Menlo"/>
          <w:color w:val="000000"/>
          <w:sz w:val="11"/>
          <w:szCs w:val="11"/>
          <w:lang w:val="en-US" w:eastAsia="zh-CN"/>
        </w:rPr>
        <w:t>)</w:t>
      </w:r>
    </w:p>
    <w:p w14:paraId="789E8CB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ledvi</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w:t>
      </w:r>
      <w:r w:rsidRPr="00A500DC">
        <w:rPr>
          <w:rFonts w:ascii="Menlo" w:eastAsia="Times New Roman" w:hAnsi="Menlo" w:cs="Menlo"/>
          <w:color w:val="0000FF"/>
          <w:sz w:val="11"/>
          <w:szCs w:val="11"/>
          <w:lang w:val="en-US" w:eastAsia="zh-CN"/>
        </w:rPr>
        <w:t>{D}</w:t>
      </w:r>
      <w:r w:rsidRPr="00A500DC">
        <w:rPr>
          <w:rFonts w:ascii="Menlo" w:eastAsia="Times New Roman" w:hAnsi="Menlo" w:cs="Menlo"/>
          <w:color w:val="A31515"/>
          <w:sz w:val="11"/>
          <w:szCs w:val="11"/>
          <w:lang w:val="en-US" w:eastAsia="zh-CN"/>
        </w:rPr>
        <w:t>$ (LED)"</w:t>
      </w:r>
      <w:r w:rsidRPr="00A500DC">
        <w:rPr>
          <w:rFonts w:ascii="Menlo" w:eastAsia="Times New Roman" w:hAnsi="Menlo" w:cs="Menlo"/>
          <w:color w:val="000000"/>
          <w:sz w:val="11"/>
          <w:szCs w:val="11"/>
          <w:lang w:val="en-US" w:eastAsia="zh-CN"/>
        </w:rPr>
        <w:t>)</w:t>
      </w:r>
    </w:p>
    <w:p w14:paraId="7588E8C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proofErr w:type="gramStart"/>
      <w:r w:rsidRPr="00A500DC">
        <w:rPr>
          <w:rFonts w:ascii="Menlo" w:eastAsia="Times New Roman" w:hAnsi="Menlo" w:cs="Menlo"/>
          <w:color w:val="000000"/>
          <w:sz w:val="11"/>
          <w:szCs w:val="11"/>
          <w:lang w:val="en-US" w:eastAsia="zh-CN"/>
        </w:rPr>
        <w:t>].plot</w:t>
      </w:r>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afk_off</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"$I_D$ (FET)"</w:t>
      </w:r>
      <w:r w:rsidRPr="00A500DC">
        <w:rPr>
          <w:rFonts w:ascii="Menlo" w:eastAsia="Times New Roman" w:hAnsi="Menlo" w:cs="Menlo"/>
          <w:color w:val="000000"/>
          <w:sz w:val="11"/>
          <w:szCs w:val="11"/>
          <w:lang w:val="en-US" w:eastAsia="zh-CN"/>
        </w:rPr>
        <w:t>)</w:t>
      </w:r>
    </w:p>
    <w:p w14:paraId="2056D8D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].step(points[:,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points[:,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"Iteration"</w:t>
      </w:r>
      <w:r w:rsidRPr="00A500DC">
        <w:rPr>
          <w:rFonts w:ascii="Menlo" w:eastAsia="Times New Roman" w:hAnsi="Menlo" w:cs="Menlo"/>
          <w:color w:val="000000"/>
          <w:sz w:val="11"/>
          <w:szCs w:val="11"/>
          <w:lang w:val="en-US" w:eastAsia="zh-CN"/>
        </w:rPr>
        <w:t>)</w:t>
      </w:r>
    </w:p>
    <w:p w14:paraId="3ECA3D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yaxis.set_major_formatter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EngFormatter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unit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places</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6F99A53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4.11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4.13</w:t>
      </w:r>
      <w:r w:rsidRPr="00A500DC">
        <w:rPr>
          <w:rFonts w:ascii="Menlo" w:eastAsia="Times New Roman" w:hAnsi="Menlo" w:cs="Menlo"/>
          <w:color w:val="000000"/>
          <w:sz w:val="11"/>
          <w:szCs w:val="11"/>
          <w:lang w:val="en-US" w:eastAsia="zh-CN"/>
        </w:rPr>
        <w:t>)</w:t>
      </w:r>
    </w:p>
    <w:p w14:paraId="7464F05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3e-8</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4.5e-8</w:t>
      </w:r>
      <w:r w:rsidRPr="00A500DC">
        <w:rPr>
          <w:rFonts w:ascii="Menlo" w:eastAsia="Times New Roman" w:hAnsi="Menlo" w:cs="Menlo"/>
          <w:color w:val="000000"/>
          <w:sz w:val="11"/>
          <w:szCs w:val="11"/>
          <w:lang w:val="en-US" w:eastAsia="zh-CN"/>
        </w:rPr>
        <w:t>)</w:t>
      </w:r>
    </w:p>
    <w:p w14:paraId="5F65626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lastRenderedPageBreak/>
        <w:t>ax[</w:t>
      </w:r>
      <w:r w:rsidRPr="00A500DC">
        <w:rPr>
          <w:rFonts w:ascii="Menlo" w:eastAsia="Times New Roman" w:hAnsi="Menlo" w:cs="Menlo"/>
          <w:color w:val="098658"/>
          <w:sz w:val="11"/>
          <w:szCs w:val="11"/>
          <w:lang w:val="en-US" w:eastAsia="zh-CN"/>
        </w:rPr>
        <w:t>1</w:t>
      </w:r>
      <w:proofErr w:type="gramStart"/>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w:t>
      </w:r>
      <w:proofErr w:type="gramEnd"/>
      <w:r w:rsidRPr="00A500DC">
        <w:rPr>
          <w:rFonts w:ascii="Menlo" w:eastAsia="Times New Roman" w:hAnsi="Menlo" w:cs="Menlo"/>
          <w:color w:val="000000"/>
          <w:sz w:val="11"/>
          <w:szCs w:val="11"/>
          <w:lang w:val="en-US" w:eastAsia="zh-CN"/>
        </w:rPr>
        <w: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"$U_</w:t>
      </w:r>
      <w:r w:rsidRPr="00A500DC">
        <w:rPr>
          <w:rFonts w:ascii="Menlo" w:eastAsia="Times New Roman" w:hAnsi="Menlo" w:cs="Menlo"/>
          <w:color w:val="0000FF"/>
          <w:sz w:val="11"/>
          <w:szCs w:val="11"/>
          <w:lang w:val="en-US" w:eastAsia="zh-CN"/>
        </w:rPr>
        <w:t>{DS}</w:t>
      </w:r>
      <w:r w:rsidRPr="00A500DC">
        <w:rPr>
          <w:rFonts w:ascii="Menlo" w:eastAsia="Times New Roman" w:hAnsi="Menlo" w:cs="Menlo"/>
          <w:color w:val="A31515"/>
          <w:sz w:val="11"/>
          <w:szCs w:val="11"/>
          <w:lang w:val="en-US" w:eastAsia="zh-CN"/>
        </w:rPr>
        <w:t xml:space="preserve"> = \SI</w:t>
      </w:r>
      <w:r w:rsidRPr="00A500DC">
        <w:rPr>
          <w:rFonts w:ascii="Menlo" w:eastAsia="Times New Roman" w:hAnsi="Menlo" w:cs="Menlo"/>
          <w:color w:val="0000FF"/>
          <w:sz w:val="11"/>
          <w:szCs w:val="11"/>
          <w:lang w:val="en-US" w:eastAsia="zh-CN"/>
        </w:rPr>
        <w:t>{5}</w:t>
      </w:r>
      <w:r w:rsidRPr="00A500DC">
        <w:rPr>
          <w:rFonts w:ascii="Menlo" w:eastAsia="Times New Roman" w:hAnsi="Menlo" w:cs="Menlo"/>
          <w:color w:val="A31515"/>
          <w:sz w:val="11"/>
          <w:szCs w:val="11"/>
          <w:lang w:val="en-US" w:eastAsia="zh-CN"/>
        </w:rPr>
        <w:t>{\V} - U_{\</w:t>
      </w:r>
      <w:proofErr w:type="spellStart"/>
      <w:r w:rsidRPr="00A500DC">
        <w:rPr>
          <w:rFonts w:ascii="Menlo" w:eastAsia="Times New Roman" w:hAnsi="Menlo" w:cs="Menlo"/>
          <w:color w:val="A31515"/>
          <w:sz w:val="11"/>
          <w:szCs w:val="11"/>
          <w:lang w:val="en-US" w:eastAsia="zh-CN"/>
        </w:rPr>
        <w:t>mathrm</w:t>
      </w:r>
      <w:proofErr w:type="spellEnd"/>
      <w:r w:rsidRPr="00A500DC">
        <w:rPr>
          <w:rFonts w:ascii="Menlo" w:eastAsia="Times New Roman" w:hAnsi="Menlo" w:cs="Menlo"/>
          <w:color w:val="A31515"/>
          <w:sz w:val="11"/>
          <w:szCs w:val="11"/>
          <w:lang w:val="en-US" w:eastAsia="zh-CN"/>
        </w:rPr>
        <w:t>{LED}}$"</w:t>
      </w:r>
      <w:r w:rsidRPr="00A500DC">
        <w:rPr>
          <w:rFonts w:ascii="Menlo" w:eastAsia="Times New Roman" w:hAnsi="Menlo" w:cs="Menlo"/>
          <w:color w:val="000000"/>
          <w:sz w:val="11"/>
          <w:szCs w:val="11"/>
          <w:lang w:val="en-US" w:eastAsia="zh-CN"/>
        </w:rPr>
        <w:t>)</w:t>
      </w:r>
    </w:p>
    <w:p w14:paraId="4F7D85D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].legend(</w:t>
      </w:r>
      <w:r w:rsidRPr="00A500DC">
        <w:rPr>
          <w:rFonts w:ascii="Menlo" w:eastAsia="Times New Roman" w:hAnsi="Menlo" w:cs="Menlo"/>
          <w:color w:val="001080"/>
          <w:sz w:val="11"/>
          <w:szCs w:val="11"/>
          <w:lang w:val="en-US" w:eastAsia="zh-CN"/>
        </w:rPr>
        <w:t>loc</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'upper right'</w:t>
      </w:r>
      <w:r w:rsidRPr="00A500DC">
        <w:rPr>
          <w:rFonts w:ascii="Menlo" w:eastAsia="Times New Roman" w:hAnsi="Menlo" w:cs="Menlo"/>
          <w:color w:val="000000"/>
          <w:sz w:val="11"/>
          <w:szCs w:val="11"/>
          <w:lang w:val="en-US" w:eastAsia="zh-CN"/>
        </w:rPr>
        <w:t>)</w:t>
      </w:r>
    </w:p>
    <w:p w14:paraId="1D84D40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'iteration.png'</w:t>
      </w:r>
      <w:r w:rsidRPr="00A500DC">
        <w:rPr>
          <w:rFonts w:ascii="Menlo" w:eastAsia="Times New Roman" w:hAnsi="Menlo" w:cs="Menlo"/>
          <w:color w:val="000000"/>
          <w:sz w:val="11"/>
          <w:szCs w:val="11"/>
          <w:lang w:val="en-US" w:eastAsia="zh-CN"/>
        </w:rPr>
        <w:t>)</w:t>
      </w:r>
    </w:p>
    <w:p w14:paraId="0BC64C7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516F13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Reference measurement</w:t>
      </w:r>
    </w:p>
    <w:p w14:paraId="2D5AFC4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Import and process MIREX data</w:t>
      </w:r>
    </w:p>
    <w:p w14:paraId="168DF41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reference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'nephelometer_002.dat'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index_col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skiprows</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19</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engine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'python'</w:t>
      </w:r>
      <w:r w:rsidRPr="00A500DC">
        <w:rPr>
          <w:rFonts w:ascii="Menlo" w:eastAsia="Times New Roman" w:hAnsi="Menlo" w:cs="Menlo"/>
          <w:color w:val="000000"/>
          <w:sz w:val="11"/>
          <w:szCs w:val="11"/>
          <w:lang w:val="en-US" w:eastAsia="zh-CN"/>
        </w:rPr>
        <w:t>)</w:t>
      </w:r>
    </w:p>
    <w:p w14:paraId="5ED9A8D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reference = </w:t>
      </w:r>
      <w:proofErr w:type="spellStart"/>
      <w:proofErr w:type="gramStart"/>
      <w:r w:rsidRPr="00A500DC">
        <w:rPr>
          <w:rFonts w:ascii="Menlo" w:eastAsia="Times New Roman" w:hAnsi="Menlo" w:cs="Menlo"/>
          <w:color w:val="000000"/>
          <w:sz w:val="11"/>
          <w:szCs w:val="11"/>
          <w:lang w:val="en-US" w:eastAsia="zh-CN"/>
        </w:rPr>
        <w:t>reference.apply</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lambda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c.str.replace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astype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267F99"/>
          <w:sz w:val="11"/>
          <w:szCs w:val="11"/>
          <w:lang w:val="en-US" w:eastAsia="zh-CN"/>
        </w:rPr>
        <w:t>float</w:t>
      </w:r>
      <w:r w:rsidRPr="00A500DC">
        <w:rPr>
          <w:rFonts w:ascii="Menlo" w:eastAsia="Times New Roman" w:hAnsi="Menlo" w:cs="Menlo"/>
          <w:color w:val="000000"/>
          <w:sz w:val="11"/>
          <w:szCs w:val="11"/>
          <w:lang w:val="en-US" w:eastAsia="zh-CN"/>
        </w:rPr>
        <w:t>).rename(</w:t>
      </w:r>
      <w:r w:rsidRPr="00A500DC">
        <w:rPr>
          <w:rFonts w:ascii="Menlo" w:eastAsia="Times New Roman" w:hAnsi="Menlo" w:cs="Menlo"/>
          <w:color w:val="001080"/>
          <w:sz w:val="11"/>
          <w:szCs w:val="11"/>
          <w:lang w:val="en-US" w:eastAsia="zh-CN"/>
        </w:rPr>
        <w:t>columns</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lambda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c.strip</w:t>
      </w:r>
      <w:proofErr w:type="spellEnd"/>
      <w:r w:rsidRPr="00A500DC">
        <w:rPr>
          <w:rFonts w:ascii="Menlo" w:eastAsia="Times New Roman" w:hAnsi="Menlo" w:cs="Menlo"/>
          <w:color w:val="000000"/>
          <w:sz w:val="11"/>
          <w:szCs w:val="11"/>
          <w:lang w:val="en-US" w:eastAsia="zh-CN"/>
        </w:rPr>
        <w:t>())</w:t>
      </w:r>
    </w:p>
    <w:p w14:paraId="5F2FFAF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reference.index</w:t>
      </w:r>
      <w:proofErr w:type="spellEnd"/>
      <w:proofErr w:type="gram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pd.to_datetime</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reference.index</w:t>
      </w:r>
      <w:proofErr w:type="spell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pd.to_datetime</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reference.index</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4EBB463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reference = </w:t>
      </w:r>
      <w:proofErr w:type="spellStart"/>
      <w:proofErr w:type="gramStart"/>
      <w:r w:rsidRPr="00A500DC">
        <w:rPr>
          <w:rFonts w:ascii="Menlo" w:eastAsia="Times New Roman" w:hAnsi="Menlo" w:cs="Menlo"/>
          <w:color w:val="000000"/>
          <w:sz w:val="11"/>
          <w:szCs w:val="11"/>
          <w:lang w:val="en-US" w:eastAsia="zh-CN"/>
        </w:rPr>
        <w:t>reference.resample</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'500ms'</w:t>
      </w:r>
      <w:r w:rsidRPr="00A500DC">
        <w:rPr>
          <w:rFonts w:ascii="Menlo" w:eastAsia="Times New Roman" w:hAnsi="Menlo" w:cs="Menlo"/>
          <w:color w:val="000000"/>
          <w:sz w:val="11"/>
          <w:szCs w:val="11"/>
          <w:lang w:val="en-US" w:eastAsia="zh-CN"/>
        </w:rPr>
        <w:t>).interpolate(</w:t>
      </w:r>
      <w:r w:rsidRPr="00A500DC">
        <w:rPr>
          <w:rFonts w:ascii="Menlo" w:eastAsia="Times New Roman" w:hAnsi="Menlo" w:cs="Menlo"/>
          <w:color w:val="A31515"/>
          <w:sz w:val="11"/>
          <w:szCs w:val="11"/>
          <w:lang w:val="en-US" w:eastAsia="zh-CN"/>
        </w:rPr>
        <w:t>'time'</w:t>
      </w:r>
      <w:r w:rsidRPr="00A500DC">
        <w:rPr>
          <w:rFonts w:ascii="Menlo" w:eastAsia="Times New Roman" w:hAnsi="Menlo" w:cs="Menlo"/>
          <w:color w:val="000000"/>
          <w:sz w:val="11"/>
          <w:szCs w:val="11"/>
          <w:lang w:val="en-US" w:eastAsia="zh-CN"/>
        </w:rPr>
        <w:t>)</w:t>
      </w:r>
    </w:p>
    <w:p w14:paraId="0181BB8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reference.index.name = </w:t>
      </w:r>
      <w:r w:rsidRPr="00A500DC">
        <w:rPr>
          <w:rFonts w:ascii="Menlo" w:eastAsia="Times New Roman" w:hAnsi="Menlo" w:cs="Menlo"/>
          <w:color w:val="0000FF"/>
          <w:sz w:val="11"/>
          <w:szCs w:val="11"/>
          <w:lang w:val="en-US" w:eastAsia="zh-CN"/>
        </w:rPr>
        <w:t>None</w:t>
      </w:r>
    </w:p>
    <w:p w14:paraId="69049E3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reference[</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reference.index</w:t>
      </w:r>
      <w:proofErr w:type="gramEnd"/>
      <w:r w:rsidRPr="00A500DC">
        <w:rPr>
          <w:rFonts w:ascii="Menlo" w:eastAsia="Times New Roman" w:hAnsi="Menlo" w:cs="Menlo"/>
          <w:color w:val="000000"/>
          <w:sz w:val="11"/>
          <w:szCs w:val="11"/>
          <w:lang w:val="en-US" w:eastAsia="zh-CN"/>
        </w:rPr>
        <w:t>.values.astype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267F99"/>
          <w:sz w:val="11"/>
          <w:szCs w:val="11"/>
          <w:lang w:val="en-US" w:eastAsia="zh-CN"/>
        </w:rPr>
        <w:t>float</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1e-9</w:t>
      </w:r>
    </w:p>
    <w:p w14:paraId="71373C5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F13958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Import and process nephelometer data</w:t>
      </w:r>
    </w:p>
    <w:p w14:paraId="5D5D0D1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nephelometer = </w:t>
      </w:r>
      <w:proofErr w:type="spellStart"/>
      <w:proofErr w:type="gramStart"/>
      <w:r w:rsidRPr="00A500DC">
        <w:rPr>
          <w:rFonts w:ascii="Menlo" w:eastAsia="Times New Roman" w:hAnsi="Menlo" w:cs="Menlo"/>
          <w:color w:val="000000"/>
          <w:sz w:val="11"/>
          <w:szCs w:val="11"/>
          <w:lang w:val="en-US" w:eastAsia="zh-CN"/>
        </w:rPr>
        <w:t>pd.read</w:t>
      </w:r>
      <w:proofErr w:type="gramEnd"/>
      <w:r w:rsidRPr="00A500DC">
        <w:rPr>
          <w:rFonts w:ascii="Menlo" w:eastAsia="Times New Roman" w:hAnsi="Menlo" w:cs="Menlo"/>
          <w:color w:val="000000"/>
          <w:sz w:val="11"/>
          <w:szCs w:val="11"/>
          <w:lang w:val="en-US" w:eastAsia="zh-CN"/>
        </w:rPr>
        <w:t>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'messung.txt'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 |,'</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index_col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engine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'python'</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iloc</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Import data</w:t>
      </w:r>
    </w:p>
    <w:p w14:paraId="55CB7D6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nephelometer.index</w:t>
      </w:r>
      <w:proofErr w:type="spellEnd"/>
      <w:proofErr w:type="gram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pd.to_datetime</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nephelometer.index</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Normalize timestamps</w:t>
      </w:r>
    </w:p>
    <w:p w14:paraId="7A978B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pd.to_datetime</w:t>
      </w:r>
      <w:proofErr w:type="spellEnd"/>
      <w:r w:rsidRPr="00A500DC">
        <w:rPr>
          <w:rFonts w:ascii="Menlo" w:eastAsia="Times New Roman" w:hAnsi="Menlo" w:cs="Menlo"/>
          <w:color w:val="000000"/>
          <w:sz w:val="11"/>
          <w:szCs w:val="11"/>
          <w:lang w:val="en-US" w:eastAsia="zh-CN"/>
        </w:rPr>
        <w:t>(</w:t>
      </w:r>
      <w:proofErr w:type="spellStart"/>
      <w:proofErr w:type="gramStart"/>
      <w:r w:rsidRPr="00A500DC">
        <w:rPr>
          <w:rFonts w:ascii="Menlo" w:eastAsia="Times New Roman" w:hAnsi="Menlo" w:cs="Menlo"/>
          <w:color w:val="000000"/>
          <w:sz w:val="11"/>
          <w:szCs w:val="11"/>
          <w:lang w:val="en-US" w:eastAsia="zh-CN"/>
        </w:rPr>
        <w:t>nephelometer.index</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22C3094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nephelometer = </w:t>
      </w:r>
      <w:proofErr w:type="spellStart"/>
      <w:proofErr w:type="gramStart"/>
      <w:r w:rsidRPr="00A500DC">
        <w:rPr>
          <w:rFonts w:ascii="Menlo" w:eastAsia="Times New Roman" w:hAnsi="Menlo" w:cs="Menlo"/>
          <w:color w:val="000000"/>
          <w:sz w:val="11"/>
          <w:szCs w:val="11"/>
          <w:lang w:val="en-US" w:eastAsia="zh-CN"/>
        </w:rPr>
        <w:t>nephelometer.resample</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'500ms'</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ffill</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xml:space="preserve"># </w:t>
      </w:r>
      <w:proofErr w:type="spellStart"/>
      <w:r w:rsidRPr="00A500DC">
        <w:rPr>
          <w:rFonts w:ascii="Menlo" w:eastAsia="Times New Roman" w:hAnsi="Menlo" w:cs="Menlo"/>
          <w:color w:val="008000"/>
          <w:sz w:val="11"/>
          <w:szCs w:val="11"/>
          <w:lang w:val="en-US" w:eastAsia="zh-CN"/>
        </w:rPr>
        <w:t>Upsample</w:t>
      </w:r>
      <w:proofErr w:type="spellEnd"/>
      <w:r w:rsidRPr="00A500DC">
        <w:rPr>
          <w:rFonts w:ascii="Menlo" w:eastAsia="Times New Roman" w:hAnsi="Menlo" w:cs="Menlo"/>
          <w:color w:val="008000"/>
          <w:sz w:val="11"/>
          <w:szCs w:val="11"/>
          <w:lang w:val="en-US" w:eastAsia="zh-CN"/>
        </w:rPr>
        <w:t xml:space="preserve"> for synchronous data</w:t>
      </w:r>
    </w:p>
    <w:p w14:paraId="2F46B6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nephelometer.index.name = </w:t>
      </w:r>
      <w:r w:rsidRPr="00A500DC">
        <w:rPr>
          <w:rFonts w:ascii="Menlo" w:eastAsia="Times New Roman" w:hAnsi="Menlo" w:cs="Menlo"/>
          <w:color w:val="0000FF"/>
          <w:sz w:val="11"/>
          <w:szCs w:val="11"/>
          <w:lang w:val="en-US" w:eastAsia="zh-CN"/>
        </w:rPr>
        <w:t>None</w:t>
      </w:r>
    </w:p>
    <w:p w14:paraId="46CA21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nephelometer[</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nephelometer.index</w:t>
      </w:r>
      <w:proofErr w:type="gramEnd"/>
      <w:r w:rsidRPr="00A500DC">
        <w:rPr>
          <w:rFonts w:ascii="Menlo" w:eastAsia="Times New Roman" w:hAnsi="Menlo" w:cs="Menlo"/>
          <w:color w:val="000000"/>
          <w:sz w:val="11"/>
          <w:szCs w:val="11"/>
          <w:lang w:val="en-US" w:eastAsia="zh-CN"/>
        </w:rPr>
        <w:t>.values.astype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267F99"/>
          <w:sz w:val="11"/>
          <w:szCs w:val="11"/>
          <w:lang w:val="en-US" w:eastAsia="zh-CN"/>
        </w:rPr>
        <w:t>float</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1e-9</w:t>
      </w:r>
    </w:p>
    <w:p w14:paraId="537E53B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05E627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xml:space="preserve"># The relation between integration times is not precisely linear (due to </w:t>
      </w:r>
      <w:proofErr w:type="spellStart"/>
      <w:r w:rsidRPr="00A500DC">
        <w:rPr>
          <w:rFonts w:ascii="Menlo" w:eastAsia="Times New Roman" w:hAnsi="Menlo" w:cs="Menlo"/>
          <w:color w:val="008000"/>
          <w:sz w:val="11"/>
          <w:szCs w:val="11"/>
          <w:lang w:val="en-US" w:eastAsia="zh-CN"/>
        </w:rPr>
        <w:t>arduino</w:t>
      </w:r>
      <w:proofErr w:type="spellEnd"/>
      <w:r w:rsidRPr="00A500DC">
        <w:rPr>
          <w:rFonts w:ascii="Menlo" w:eastAsia="Times New Roman" w:hAnsi="Menlo" w:cs="Menlo"/>
          <w:color w:val="008000"/>
          <w:sz w:val="11"/>
          <w:szCs w:val="11"/>
          <w:lang w:val="en-US" w:eastAsia="zh-CN"/>
        </w:rPr>
        <w:t xml:space="preserve"> program)</w:t>
      </w:r>
    </w:p>
    <w:p w14:paraId="2FF3E73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def</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scale</w:t>
      </w:r>
      <w:r w:rsidRPr="00A500DC">
        <w:rPr>
          <w:rFonts w:ascii="Menlo" w:eastAsia="Times New Roman" w:hAnsi="Menlo" w:cs="Menlo"/>
          <w:color w:val="000000"/>
          <w:sz w:val="11"/>
          <w:szCs w:val="11"/>
          <w:lang w:val="en-US" w:eastAsia="zh-CN"/>
        </w:rPr>
        <w:t>(</w:t>
      </w:r>
      <w:proofErr w:type="spellStart"/>
      <w:proofErr w:type="gramEnd"/>
      <w:r w:rsidRPr="00A500DC">
        <w:rPr>
          <w:rFonts w:ascii="Menlo" w:eastAsia="Times New Roman" w:hAnsi="Menlo" w:cs="Menlo"/>
          <w:color w:val="001080"/>
          <w:sz w:val="11"/>
          <w:szCs w:val="11"/>
          <w:lang w:val="en-US" w:eastAsia="zh-CN"/>
        </w:rPr>
        <w:t>data_from</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data_to</w:t>
      </w:r>
      <w:proofErr w:type="spellEnd"/>
      <w:r w:rsidRPr="00A500DC">
        <w:rPr>
          <w:rFonts w:ascii="Menlo" w:eastAsia="Times New Roman" w:hAnsi="Menlo" w:cs="Menlo"/>
          <w:color w:val="000000"/>
          <w:sz w:val="11"/>
          <w:szCs w:val="11"/>
          <w:lang w:val="en-US" w:eastAsia="zh-CN"/>
        </w:rPr>
        <w:t>):</w:t>
      </w:r>
    </w:p>
    <w:p w14:paraId="3AF9F21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return</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LinearRegression</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fit_intercept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False</w:t>
      </w:r>
      <w:proofErr w:type="gramStart"/>
      <w:r w:rsidRPr="00A500DC">
        <w:rPr>
          <w:rFonts w:ascii="Menlo" w:eastAsia="Times New Roman" w:hAnsi="Menlo" w:cs="Menlo"/>
          <w:color w:val="000000"/>
          <w:sz w:val="11"/>
          <w:szCs w:val="11"/>
          <w:lang w:val="en-US" w:eastAsia="zh-CN"/>
        </w:rPr>
        <w:t>).fit</w:t>
      </w:r>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data_from</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np.newaxis</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data_to</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np.newaxis</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coef</w:t>
      </w:r>
      <w:proofErr w:type="spellEnd"/>
      <w:r w:rsidRPr="00A500DC">
        <w:rPr>
          <w:rFonts w:ascii="Menlo" w:eastAsia="Times New Roman" w:hAnsi="Menlo" w:cs="Menlo"/>
          <w:color w:val="000000"/>
          <w:sz w:val="11"/>
          <w:szCs w:val="11"/>
          <w:lang w:val="en-US" w:eastAsia="zh-CN"/>
        </w:rPr>
        <w:t>_[</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21CA00C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5D8D902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Remove background measurement from measurement with LED turned on and normalize values.</w:t>
      </w:r>
    </w:p>
    <w:p w14:paraId="1ADF7C7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'150'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'10'</w:t>
      </w:r>
      <w:r w:rsidRPr="00A500DC">
        <w:rPr>
          <w:rFonts w:ascii="Menlo" w:eastAsia="Times New Roman" w:hAnsi="Menlo" w:cs="Menlo"/>
          <w:color w:val="000000"/>
          <w:sz w:val="11"/>
          <w:szCs w:val="11"/>
          <w:lang w:val="en-US" w:eastAsia="zh-CN"/>
        </w:rPr>
        <w:t>]:</w:t>
      </w:r>
    </w:p>
    <w:p w14:paraId="0AB77ED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nephelometer[</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'i</w:t>
      </w:r>
      <w:proofErr w:type="spellEnd"/>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FF"/>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 (nephelometer[</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'on</w:t>
      </w:r>
      <w:proofErr w:type="spellEnd"/>
      <w:r w:rsidRPr="00A500DC">
        <w:rPr>
          <w:rFonts w:ascii="Menlo" w:eastAsia="Times New Roman" w:hAnsi="Menlo" w:cs="Menlo"/>
          <w:color w:val="A31515"/>
          <w:sz w:val="11"/>
          <w:szCs w:val="11"/>
          <w:lang w:val="en-US" w:eastAsia="zh-CN"/>
        </w:rPr>
        <w:t>_</w:t>
      </w:r>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A31515"/>
          <w:sz w:val="11"/>
          <w:szCs w:val="11"/>
          <w:lang w:val="en-US" w:eastAsia="zh-CN"/>
        </w:rPr>
        <w:t>ms'</w:t>
      </w:r>
      <w:proofErr w:type="spellEnd"/>
      <w:r w:rsidRPr="00A500DC">
        <w:rPr>
          <w:rFonts w:ascii="Menlo" w:eastAsia="Times New Roman" w:hAnsi="Menlo" w:cs="Menlo"/>
          <w:color w:val="000000"/>
          <w:sz w:val="11"/>
          <w:szCs w:val="11"/>
          <w:lang w:val="en-US" w:eastAsia="zh-CN"/>
        </w:rPr>
        <w:t xml:space="preserve">] </w:t>
      </w:r>
    </w:p>
    <w:p w14:paraId="3C8A814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00"/>
          <w:sz w:val="11"/>
          <w:szCs w:val="11"/>
          <w:lang w:val="en-US" w:eastAsia="zh-CN"/>
        </w:rPr>
        <w:t>scale(</w:t>
      </w:r>
      <w:proofErr w:type="gramEnd"/>
      <w:r w:rsidRPr="00A500DC">
        <w:rPr>
          <w:rFonts w:ascii="Menlo" w:eastAsia="Times New Roman" w:hAnsi="Menlo" w:cs="Menlo"/>
          <w:color w:val="000000"/>
          <w:sz w:val="11"/>
          <w:szCs w:val="11"/>
          <w:lang w:val="en-US" w:eastAsia="zh-CN"/>
        </w:rPr>
        <w:t>nephelometer.on_100ms, nephelometer[</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'on</w:t>
      </w:r>
      <w:proofErr w:type="spellEnd"/>
      <w:r w:rsidRPr="00A500DC">
        <w:rPr>
          <w:rFonts w:ascii="Menlo" w:eastAsia="Times New Roman" w:hAnsi="Menlo" w:cs="Menlo"/>
          <w:color w:val="A31515"/>
          <w:sz w:val="11"/>
          <w:szCs w:val="11"/>
          <w:lang w:val="en-US" w:eastAsia="zh-CN"/>
        </w:rPr>
        <w:t>_</w:t>
      </w:r>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A31515"/>
          <w:sz w:val="11"/>
          <w:szCs w:val="11"/>
          <w:lang w:val="en-US" w:eastAsia="zh-CN"/>
        </w:rPr>
        <w:t>ms'</w:t>
      </w:r>
      <w:proofErr w:type="spellEnd"/>
      <w:r w:rsidRPr="00A500DC">
        <w:rPr>
          <w:rFonts w:ascii="Menlo" w:eastAsia="Times New Roman" w:hAnsi="Menlo" w:cs="Menlo"/>
          <w:color w:val="000000"/>
          <w:sz w:val="11"/>
          <w:szCs w:val="11"/>
          <w:lang w:val="en-US" w:eastAsia="zh-CN"/>
        </w:rPr>
        <w:t>])</w:t>
      </w:r>
    </w:p>
    <w:p w14:paraId="288E8C5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 nephelometer.off_100ms.mean()))</w:t>
      </w:r>
    </w:p>
    <w:p w14:paraId="7FA994C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7BD8D9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Make both the MIREX and nephelometer measurements the same length</w:t>
      </w:r>
    </w:p>
    <w:p w14:paraId="2DED473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reference = reference</w:t>
      </w:r>
      <w:proofErr w:type="gramStart"/>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795E26"/>
          <w:sz w:val="11"/>
          <w:szCs w:val="11"/>
          <w:lang w:val="en-US" w:eastAsia="zh-CN"/>
        </w:rPr>
        <w:t>len</w:t>
      </w:r>
      <w:proofErr w:type="spellEnd"/>
      <w:proofErr w:type="gramEnd"/>
      <w:r w:rsidRPr="00A500DC">
        <w:rPr>
          <w:rFonts w:ascii="Menlo" w:eastAsia="Times New Roman" w:hAnsi="Menlo" w:cs="Menlo"/>
          <w:color w:val="000000"/>
          <w:sz w:val="11"/>
          <w:szCs w:val="11"/>
          <w:lang w:val="en-US" w:eastAsia="zh-CN"/>
        </w:rPr>
        <w:t>(nephelometer)]</w:t>
      </w:r>
    </w:p>
    <w:p w14:paraId="02D1409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assert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 xml:space="preserve">(reference) == </w:t>
      </w:r>
      <w:proofErr w:type="spellStart"/>
      <w:r w:rsidRPr="00A500DC">
        <w:rPr>
          <w:rFonts w:ascii="Menlo" w:eastAsia="Times New Roman" w:hAnsi="Menlo" w:cs="Menlo"/>
          <w:color w:val="795E26"/>
          <w:sz w:val="11"/>
          <w:szCs w:val="11"/>
          <w:lang w:val="en-US" w:eastAsia="zh-CN"/>
        </w:rPr>
        <w:t>len</w:t>
      </w:r>
      <w:proofErr w:type="spellEnd"/>
      <w:r w:rsidRPr="00A500DC">
        <w:rPr>
          <w:rFonts w:ascii="Menlo" w:eastAsia="Times New Roman" w:hAnsi="Menlo" w:cs="Menlo"/>
          <w:color w:val="000000"/>
          <w:sz w:val="11"/>
          <w:szCs w:val="11"/>
          <w:lang w:val="en-US" w:eastAsia="zh-CN"/>
        </w:rPr>
        <w:t>(nephelometer)</w:t>
      </w:r>
    </w:p>
    <w:p w14:paraId="30A81BF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C45287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measurements</w:t>
      </w:r>
    </w:p>
    <w:p w14:paraId="442E89B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4866109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reference.plot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'MIREX'</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0E96516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set_xlabel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"Zeit [s]"</w:t>
      </w:r>
      <w:r w:rsidRPr="00A500DC">
        <w:rPr>
          <w:rFonts w:ascii="Menlo" w:eastAsia="Times New Roman" w:hAnsi="Menlo" w:cs="Menlo"/>
          <w:color w:val="000000"/>
          <w:sz w:val="11"/>
          <w:szCs w:val="11"/>
          <w:lang w:eastAsia="zh-CN"/>
        </w:rPr>
        <w:t>)</w:t>
      </w:r>
    </w:p>
    <w:p w14:paraId="37BDEE9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set_ylabel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"Dämpfung [dB]"</w:t>
      </w:r>
      <w:r w:rsidRPr="00A500DC">
        <w:rPr>
          <w:rFonts w:ascii="Menlo" w:eastAsia="Times New Roman" w:hAnsi="Menlo" w:cs="Menlo"/>
          <w:color w:val="000000"/>
          <w:sz w:val="11"/>
          <w:szCs w:val="11"/>
          <w:lang w:eastAsia="zh-CN"/>
        </w:rPr>
        <w:t>)</w:t>
      </w:r>
    </w:p>
    <w:p w14:paraId="0C77726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'on_200ms'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'on_150ms'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'on_100ms'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'on_50ms'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'on_20ms'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'on_10ms'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'off_100ms'</w:t>
      </w:r>
      <w:r w:rsidRPr="00A500DC">
        <w:rPr>
          <w:rFonts w:ascii="Menlo" w:eastAsia="Times New Roman" w:hAnsi="Menlo" w:cs="Menlo"/>
          <w:color w:val="000000"/>
          <w:sz w:val="11"/>
          <w:szCs w:val="11"/>
          <w:lang w:val="en-US" w:eastAsia="zh-CN"/>
        </w:rPr>
        <w:t xml:space="preserve">], </w:t>
      </w:r>
    </w:p>
    <w:p w14:paraId="5D6C6E7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23D6F35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proofErr w:type="gramStart"/>
      <w:r w:rsidRPr="00A500DC">
        <w:rPr>
          <w:rFonts w:ascii="Menlo" w:eastAsia="Times New Roman" w:hAnsi="Menlo" w:cs="Menlo"/>
          <w:color w:val="000000"/>
          <w:sz w:val="11"/>
          <w:szCs w:val="11"/>
          <w:lang w:val="en-US" w:eastAsia="zh-CN"/>
        </w:rPr>
        <w:t>].legend</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200ms}'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150ms}'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100ms}'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50ms}'</w:t>
      </w:r>
      <w:r w:rsidRPr="00A500DC">
        <w:rPr>
          <w:rFonts w:ascii="Menlo" w:eastAsia="Times New Roman" w:hAnsi="Menlo" w:cs="Menlo"/>
          <w:color w:val="000000"/>
          <w:sz w:val="11"/>
          <w:szCs w:val="11"/>
          <w:lang w:val="en-US" w:eastAsia="zh-CN"/>
        </w:rPr>
        <w:t xml:space="preserve">, </w:t>
      </w:r>
    </w:p>
    <w:p w14:paraId="08434E1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20ms}'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{on</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10ms}'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t</w:t>
      </w:r>
      <w:r w:rsidRPr="00A500DC">
        <w:rPr>
          <w:rFonts w:ascii="Menlo" w:eastAsia="Times New Roman" w:hAnsi="Menlo" w:cs="Menlo"/>
          <w:color w:val="811F3F"/>
          <w:sz w:val="11"/>
          <w:szCs w:val="11"/>
          <w:lang w:val="en-US" w:eastAsia="zh-CN"/>
        </w:rPr>
        <w:t>exttt</w:t>
      </w:r>
      <w:proofErr w:type="spellEnd"/>
      <w:r w:rsidRPr="00A500DC">
        <w:rPr>
          <w:rFonts w:ascii="Menlo" w:eastAsia="Times New Roman" w:hAnsi="Menlo" w:cs="Menlo"/>
          <w:color w:val="811F3F"/>
          <w:sz w:val="11"/>
          <w:szCs w:val="11"/>
          <w:lang w:val="en-US" w:eastAsia="zh-CN"/>
        </w:rPr>
        <w:t>{off</w:t>
      </w:r>
      <w:r w:rsidRPr="00A500DC">
        <w:rPr>
          <w:rFonts w:ascii="Menlo" w:eastAsia="Times New Roman" w:hAnsi="Menlo" w:cs="Menlo"/>
          <w:color w:val="FF0000"/>
          <w:sz w:val="11"/>
          <w:szCs w:val="11"/>
          <w:lang w:val="en-US" w:eastAsia="zh-CN"/>
        </w:rPr>
        <w:t>\_</w:t>
      </w:r>
      <w:r w:rsidRPr="00A500DC">
        <w:rPr>
          <w:rFonts w:ascii="Menlo" w:eastAsia="Times New Roman" w:hAnsi="Menlo" w:cs="Menlo"/>
          <w:color w:val="811F3F"/>
          <w:sz w:val="11"/>
          <w:szCs w:val="11"/>
          <w:lang w:val="en-US" w:eastAsia="zh-CN"/>
        </w:rPr>
        <w:t>100ms}'</w:t>
      </w:r>
      <w:r w:rsidRPr="00A500DC">
        <w:rPr>
          <w:rFonts w:ascii="Menlo" w:eastAsia="Times New Roman" w:hAnsi="Menlo" w:cs="Menlo"/>
          <w:color w:val="000000"/>
          <w:sz w:val="11"/>
          <w:szCs w:val="11"/>
          <w:lang w:val="en-US" w:eastAsia="zh-CN"/>
        </w:rPr>
        <w:t>])</w:t>
      </w:r>
    </w:p>
    <w:p w14:paraId="1916B1C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"Zeit [s]"</w:t>
      </w:r>
      <w:r w:rsidRPr="00A500DC">
        <w:rPr>
          <w:rFonts w:ascii="Menlo" w:eastAsia="Times New Roman" w:hAnsi="Menlo" w:cs="Menlo"/>
          <w:color w:val="000000"/>
          <w:sz w:val="11"/>
          <w:szCs w:val="11"/>
          <w:lang w:val="en-US" w:eastAsia="zh-CN"/>
        </w:rPr>
        <w:t>)</w:t>
      </w:r>
    </w:p>
    <w:p w14:paraId="16ADE8D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Messwert</w:t>
      </w:r>
      <w:proofErr w:type="spellEnd"/>
      <w:r w:rsidRPr="00A500DC">
        <w:rPr>
          <w:rFonts w:ascii="Menlo" w:eastAsia="Times New Roman" w:hAnsi="Menlo" w:cs="Menlo"/>
          <w:color w:val="A31515"/>
          <w:sz w:val="11"/>
          <w:szCs w:val="11"/>
          <w:lang w:val="en-US" w:eastAsia="zh-CN"/>
        </w:rPr>
        <w:t xml:space="preserve"> [0-1023]"</w:t>
      </w:r>
      <w:r w:rsidRPr="00A500DC">
        <w:rPr>
          <w:rFonts w:ascii="Menlo" w:eastAsia="Times New Roman" w:hAnsi="Menlo" w:cs="Menlo"/>
          <w:color w:val="000000"/>
          <w:sz w:val="11"/>
          <w:szCs w:val="11"/>
          <w:lang w:val="en-US" w:eastAsia="zh-CN"/>
        </w:rPr>
        <w:t>)</w:t>
      </w:r>
    </w:p>
    <w:p w14:paraId="28CA74F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'messung.png'</w:t>
      </w:r>
      <w:r w:rsidRPr="00A500DC">
        <w:rPr>
          <w:rFonts w:ascii="Menlo" w:eastAsia="Times New Roman" w:hAnsi="Menlo" w:cs="Menlo"/>
          <w:color w:val="000000"/>
          <w:sz w:val="11"/>
          <w:szCs w:val="11"/>
          <w:lang w:val="en-US" w:eastAsia="zh-CN"/>
        </w:rPr>
        <w:t>)</w:t>
      </w:r>
    </w:p>
    <w:p w14:paraId="79F71BE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7F6286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shifted measurements</w:t>
      </w:r>
    </w:p>
    <w:p w14:paraId="597926A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sharex</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17CD8F3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Lighter colors</w:t>
      </w:r>
    </w:p>
    <w:p w14:paraId="43FC1F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lastRenderedPageBreak/>
        <w:t xml:space="preserve">c = </w:t>
      </w:r>
      <w:proofErr w:type="spellStart"/>
      <w:proofErr w:type="gramStart"/>
      <w:r w:rsidRPr="00A500DC">
        <w:rPr>
          <w:rFonts w:ascii="Menlo" w:eastAsia="Times New Roman" w:hAnsi="Menlo" w:cs="Menlo"/>
          <w:color w:val="000000"/>
          <w:sz w:val="11"/>
          <w:szCs w:val="11"/>
          <w:lang w:val="en-US" w:eastAsia="zh-CN"/>
        </w:rPr>
        <w:t>np.zeros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w:t>
      </w:r>
    </w:p>
    <w:p w14:paraId="3A40090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range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w:t>
      </w:r>
    </w:p>
    <w:p w14:paraId="45A7C43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w:t>
      </w:r>
      <w:proofErr w:type="spellStart"/>
      <w:r w:rsidRPr="00A500DC">
        <w:rPr>
          <w:rFonts w:ascii="Menlo" w:eastAsia="Times New Roman" w:hAnsi="Menlo" w:cs="Menlo"/>
          <w:color w:val="000000"/>
          <w:sz w:val="11"/>
          <w:szCs w:val="11"/>
          <w:lang w:val="en-US" w:eastAsia="zh-CN"/>
        </w:rPr>
        <w:t>mpl.colors.rgb_to_hsv</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mpl.colors.to_rgb</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"C</w:t>
      </w:r>
      <w:proofErr w:type="spellEnd"/>
      <w:r w:rsidRPr="00A500DC">
        <w:rPr>
          <w:rFonts w:ascii="Menlo" w:eastAsia="Times New Roman" w:hAnsi="Menlo" w:cs="Menlo"/>
          <w:color w:val="0000FF"/>
          <w:sz w:val="11"/>
          <w:szCs w:val="11"/>
          <w:lang w:val="en-US" w:eastAsia="zh-CN"/>
        </w:rPr>
        <w:t>{</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FF"/>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5020187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3</w:t>
      </w:r>
    </w:p>
    <w:p w14:paraId="7A56C7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p>
    <w:p w14:paraId="6E3AC22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c[</w:t>
      </w:r>
      <w:proofErr w:type="spellStart"/>
      <w:proofErr w:type="gramEnd"/>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 = </w:t>
      </w:r>
      <w:proofErr w:type="spellStart"/>
      <w:r w:rsidRPr="00A500DC">
        <w:rPr>
          <w:rFonts w:ascii="Menlo" w:eastAsia="Times New Roman" w:hAnsi="Menlo" w:cs="Menlo"/>
          <w:color w:val="000000"/>
          <w:sz w:val="11"/>
          <w:szCs w:val="11"/>
          <w:lang w:val="en-US" w:eastAsia="zh-CN"/>
        </w:rPr>
        <w:t>mpl.colors.hsv_to_rgb</w:t>
      </w:r>
      <w:proofErr w:type="spellEnd"/>
      <w:r w:rsidRPr="00A500DC">
        <w:rPr>
          <w:rFonts w:ascii="Menlo" w:eastAsia="Times New Roman" w:hAnsi="Menlo" w:cs="Menlo"/>
          <w:color w:val="000000"/>
          <w:sz w:val="11"/>
          <w:szCs w:val="11"/>
          <w:lang w:val="en-US" w:eastAsia="zh-CN"/>
        </w:rPr>
        <w:t>(x)</w:t>
      </w:r>
    </w:p>
    <w:p w14:paraId="5F37607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A7C3FF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'on_200ms'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
    <w:p w14:paraId="3BADFFC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200}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1D3A5F7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'on_150ms'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636D40D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150}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715CF4B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'on_100ms'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1625A37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100}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3CFCFE0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'on_50ms'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50AAE8D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50}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47B2D80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'on_20ms'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33160AD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20}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6FAA977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'on_10ms'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=c[</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7E81CDB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w:t>
      </w:r>
      <w:proofErr w:type="gramStart"/>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10}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"Original"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54BE519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{200}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244C821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'i150'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{150}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262798B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{100}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5819FD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{50}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782DFF1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{20}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17A14CA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nephelometer.plot</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'sec'</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y</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'i10'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style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ax</w:t>
      </w: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title</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"$T</w:t>
      </w:r>
      <w:proofErr w:type="spellEnd"/>
      <w:r w:rsidRPr="00A500DC">
        <w:rPr>
          <w:rFonts w:ascii="Menlo" w:eastAsia="Times New Roman" w:hAnsi="Menlo" w:cs="Menlo"/>
          <w:color w:val="811F3F"/>
          <w:sz w:val="11"/>
          <w:szCs w:val="11"/>
          <w:lang w:val="en-US" w:eastAsia="zh-CN"/>
        </w:rPr>
        <w:t xml:space="preserve"> = \SI</w:t>
      </w:r>
      <w:r w:rsidRPr="00A500DC">
        <w:rPr>
          <w:rFonts w:ascii="Menlo" w:eastAsia="Times New Roman" w:hAnsi="Menlo" w:cs="Menlo"/>
          <w:color w:val="000000"/>
          <w:sz w:val="11"/>
          <w:szCs w:val="11"/>
          <w:lang w:val="en-US" w:eastAsia="zh-CN"/>
        </w:rPr>
        <w:t>{10}</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\m</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Verschoben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2206C7B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Messwert</w:t>
      </w:r>
      <w:proofErr w:type="spellEnd"/>
      <w:r w:rsidRPr="00A500DC">
        <w:rPr>
          <w:rFonts w:ascii="Menlo" w:eastAsia="Times New Roman" w:hAnsi="Menlo" w:cs="Menlo"/>
          <w:color w:val="A31515"/>
          <w:sz w:val="11"/>
          <w:szCs w:val="11"/>
          <w:lang w:val="en-US" w:eastAsia="zh-CN"/>
        </w:rPr>
        <w:t xml:space="preserve"> [0-1023]"</w:t>
      </w:r>
      <w:r w:rsidRPr="00A500DC">
        <w:rPr>
          <w:rFonts w:ascii="Menlo" w:eastAsia="Times New Roman" w:hAnsi="Menlo" w:cs="Menlo"/>
          <w:color w:val="000000"/>
          <w:sz w:val="11"/>
          <w:szCs w:val="11"/>
          <w:lang w:val="en-US" w:eastAsia="zh-CN"/>
        </w:rPr>
        <w:t>)</w:t>
      </w:r>
    </w:p>
    <w:p w14:paraId="792957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Messwert</w:t>
      </w:r>
      <w:proofErr w:type="spellEnd"/>
      <w:r w:rsidRPr="00A500DC">
        <w:rPr>
          <w:rFonts w:ascii="Menlo" w:eastAsia="Times New Roman" w:hAnsi="Menlo" w:cs="Menlo"/>
          <w:color w:val="A31515"/>
          <w:sz w:val="11"/>
          <w:szCs w:val="11"/>
          <w:lang w:val="en-US" w:eastAsia="zh-CN"/>
        </w:rPr>
        <w:t xml:space="preserve"> [0-1023]"</w:t>
      </w:r>
      <w:r w:rsidRPr="00A500DC">
        <w:rPr>
          <w:rFonts w:ascii="Menlo" w:eastAsia="Times New Roman" w:hAnsi="Menlo" w:cs="Menlo"/>
          <w:color w:val="000000"/>
          <w:sz w:val="11"/>
          <w:szCs w:val="11"/>
          <w:lang w:val="en-US" w:eastAsia="zh-CN"/>
        </w:rPr>
        <w:t>)</w:t>
      </w:r>
    </w:p>
    <w:p w14:paraId="41FD93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a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ax.flat</w:t>
      </w:r>
      <w:proofErr w:type="spellEnd"/>
      <w:proofErr w:type="gramEnd"/>
      <w:r w:rsidRPr="00A500DC">
        <w:rPr>
          <w:rFonts w:ascii="Menlo" w:eastAsia="Times New Roman" w:hAnsi="Menlo" w:cs="Menlo"/>
          <w:color w:val="000000"/>
          <w:sz w:val="11"/>
          <w:szCs w:val="11"/>
          <w:lang w:val="en-US" w:eastAsia="zh-CN"/>
        </w:rPr>
        <w:t>:</w:t>
      </w:r>
    </w:p>
    <w:p w14:paraId="3803C5C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a.yaxis</w:t>
      </w:r>
      <w:proofErr w:type="gramEnd"/>
      <w:r w:rsidRPr="00A500DC">
        <w:rPr>
          <w:rFonts w:ascii="Menlo" w:eastAsia="Times New Roman" w:hAnsi="Menlo" w:cs="Menlo"/>
          <w:color w:val="000000"/>
          <w:sz w:val="11"/>
          <w:szCs w:val="11"/>
          <w:lang w:val="en-US" w:eastAsia="zh-CN"/>
        </w:rPr>
        <w:t>.grid</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'minor'</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linewidth</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w:t>
      </w:r>
    </w:p>
    <w:p w14:paraId="03C7C92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a.yaxis.set_minor_locator</w:t>
      </w:r>
      <w:proofErr w:type="spellEnd"/>
      <w:r w:rsidRPr="00A500DC">
        <w:rPr>
          <w:rFonts w:ascii="Menlo" w:eastAsia="Times New Roman" w:hAnsi="Menlo" w:cs="Menlo"/>
          <w:color w:val="000000"/>
          <w:sz w:val="11"/>
          <w:szCs w:val="11"/>
          <w:lang w:val="en-US" w:eastAsia="zh-CN"/>
        </w:rPr>
        <w:t>(</w:t>
      </w:r>
      <w:proofErr w:type="spellStart"/>
      <w:proofErr w:type="gramStart"/>
      <w:r w:rsidRPr="00A500DC">
        <w:rPr>
          <w:rFonts w:ascii="Menlo" w:eastAsia="Times New Roman" w:hAnsi="Menlo" w:cs="Menlo"/>
          <w:color w:val="000000"/>
          <w:sz w:val="11"/>
          <w:szCs w:val="11"/>
          <w:lang w:val="en-US" w:eastAsia="zh-CN"/>
        </w:rPr>
        <w:t>mpl.ticker</w:t>
      </w:r>
      <w:proofErr w:type="gramEnd"/>
      <w:r w:rsidRPr="00A500DC">
        <w:rPr>
          <w:rFonts w:ascii="Menlo" w:eastAsia="Times New Roman" w:hAnsi="Menlo" w:cs="Menlo"/>
          <w:color w:val="000000"/>
          <w:sz w:val="11"/>
          <w:szCs w:val="11"/>
          <w:lang w:val="en-US" w:eastAsia="zh-CN"/>
        </w:rPr>
        <w:t>.MultipleLocator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227D815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a.yaxis.set_major_formatter</w:t>
      </w:r>
      <w:proofErr w:type="spellEnd"/>
      <w:r w:rsidRPr="00A500DC">
        <w:rPr>
          <w:rFonts w:ascii="Menlo" w:eastAsia="Times New Roman" w:hAnsi="Menlo" w:cs="Menlo"/>
          <w:color w:val="000000"/>
          <w:sz w:val="11"/>
          <w:szCs w:val="11"/>
          <w:lang w:val="en-US" w:eastAsia="zh-CN"/>
        </w:rPr>
        <w:t>(</w:t>
      </w:r>
      <w:proofErr w:type="spellStart"/>
      <w:proofErr w:type="gramStart"/>
      <w:r w:rsidRPr="00A500DC">
        <w:rPr>
          <w:rFonts w:ascii="Menlo" w:eastAsia="Times New Roman" w:hAnsi="Menlo" w:cs="Menlo"/>
          <w:color w:val="000000"/>
          <w:sz w:val="11"/>
          <w:szCs w:val="11"/>
          <w:lang w:val="en-US" w:eastAsia="zh-CN"/>
        </w:rPr>
        <w:t>mpl.ticker</w:t>
      </w:r>
      <w:proofErr w:type="gramEnd"/>
      <w:r w:rsidRPr="00A500DC">
        <w:rPr>
          <w:rFonts w:ascii="Menlo" w:eastAsia="Times New Roman" w:hAnsi="Menlo" w:cs="Menlo"/>
          <w:color w:val="000000"/>
          <w:sz w:val="11"/>
          <w:szCs w:val="11"/>
          <w:lang w:val="en-US" w:eastAsia="zh-CN"/>
        </w:rPr>
        <w:t>.FormatStrFormatter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FF"/>
          <w:sz w:val="11"/>
          <w:szCs w:val="11"/>
          <w:lang w:val="en-US" w:eastAsia="zh-CN"/>
        </w:rPr>
        <w:t>%d</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43D6BC3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eastAsia="zh-CN"/>
        </w:rPr>
        <w:t>a.set_</w:t>
      </w:r>
      <w:proofErr w:type="gramStart"/>
      <w:r w:rsidRPr="00A500DC">
        <w:rPr>
          <w:rFonts w:ascii="Menlo" w:eastAsia="Times New Roman" w:hAnsi="Menlo" w:cs="Menlo"/>
          <w:color w:val="000000"/>
          <w:sz w:val="11"/>
          <w:szCs w:val="11"/>
          <w:lang w:eastAsia="zh-CN"/>
        </w:rPr>
        <w:t>xlabel</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A31515"/>
          <w:sz w:val="11"/>
          <w:szCs w:val="11"/>
          <w:lang w:eastAsia="zh-CN"/>
        </w:rPr>
        <w:t>"Zeit [s]"</w:t>
      </w:r>
      <w:r w:rsidRPr="00A500DC">
        <w:rPr>
          <w:rFonts w:ascii="Menlo" w:eastAsia="Times New Roman" w:hAnsi="Menlo" w:cs="Menlo"/>
          <w:color w:val="000000"/>
          <w:sz w:val="11"/>
          <w:szCs w:val="11"/>
          <w:lang w:eastAsia="zh-CN"/>
        </w:rPr>
        <w:t>)</w:t>
      </w:r>
    </w:p>
    <w:p w14:paraId="1FFF88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eastAsia="zh-CN"/>
        </w:rPr>
        <w:t xml:space="preserve">    </w:t>
      </w:r>
      <w:proofErr w:type="spellStart"/>
      <w:proofErr w:type="gramStart"/>
      <w:r w:rsidRPr="00A500DC">
        <w:rPr>
          <w:rFonts w:ascii="Menlo" w:eastAsia="Times New Roman" w:hAnsi="Menlo" w:cs="Menlo"/>
          <w:color w:val="000000"/>
          <w:sz w:val="11"/>
          <w:szCs w:val="11"/>
          <w:lang w:val="en-US" w:eastAsia="zh-CN"/>
        </w:rPr>
        <w:t>a.legend</w:t>
      </w:r>
      <w:proofErr w:type="spellEnd"/>
      <w:proofErr w:type="gram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1080"/>
          <w:sz w:val="11"/>
          <w:szCs w:val="11"/>
          <w:lang w:val="en-US" w:eastAsia="zh-CN"/>
        </w:rPr>
        <w:t>fontsize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8</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loc</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'upper left'</w:t>
      </w:r>
      <w:r w:rsidRPr="00A500DC">
        <w:rPr>
          <w:rFonts w:ascii="Menlo" w:eastAsia="Times New Roman" w:hAnsi="Menlo" w:cs="Menlo"/>
          <w:color w:val="000000"/>
          <w:sz w:val="11"/>
          <w:szCs w:val="11"/>
          <w:lang w:val="en-US" w:eastAsia="zh-CN"/>
        </w:rPr>
        <w:t>)</w:t>
      </w:r>
    </w:p>
    <w:p w14:paraId="291A421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F66FD9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'verschiebung.png'</w:t>
      </w:r>
      <w:r w:rsidRPr="00A500DC">
        <w:rPr>
          <w:rFonts w:ascii="Menlo" w:eastAsia="Times New Roman" w:hAnsi="Menlo" w:cs="Menlo"/>
          <w:color w:val="000000"/>
          <w:sz w:val="11"/>
          <w:szCs w:val="11"/>
          <w:lang w:val="en-US" w:eastAsia="zh-CN"/>
        </w:rPr>
        <w:t>)</w:t>
      </w:r>
    </w:p>
    <w:p w14:paraId="5D1C813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99728A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Window function</w:t>
      </w:r>
    </w:p>
    <w:p w14:paraId="26FE5AB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def</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window</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1080"/>
          <w:sz w:val="11"/>
          <w:szCs w:val="11"/>
          <w:lang w:val="en-US" w:eastAsia="zh-CN"/>
        </w:rPr>
        <w:t>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40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06EA069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 = </w:t>
      </w:r>
      <w:proofErr w:type="spellStart"/>
      <w:proofErr w:type="gramStart"/>
      <w:r w:rsidRPr="00A500DC">
        <w:rPr>
          <w:rFonts w:ascii="Menlo" w:eastAsia="Times New Roman" w:hAnsi="Menlo" w:cs="Menlo"/>
          <w:color w:val="000000"/>
          <w:sz w:val="11"/>
          <w:szCs w:val="11"/>
          <w:lang w:val="en-US" w:eastAsia="zh-CN"/>
        </w:rPr>
        <w:t>np.r</w:t>
      </w:r>
      <w:proofErr w:type="spellEnd"/>
      <w:proofErr w:type="gramEnd"/>
      <w:r w:rsidRPr="00A500DC">
        <w:rPr>
          <w:rFonts w:ascii="Menlo" w:eastAsia="Times New Roman" w:hAnsi="Menlo" w:cs="Menlo"/>
          <w:color w:val="000000"/>
          <w:sz w:val="11"/>
          <w:szCs w:val="11"/>
          <w:lang w:val="en-US" w:eastAsia="zh-CN"/>
        </w:rPr>
        <w:t>_[</w:t>
      </w:r>
      <w:proofErr w:type="spellStart"/>
      <w:r w:rsidRPr="00A500DC">
        <w:rPr>
          <w:rFonts w:ascii="Menlo" w:eastAsia="Times New Roman" w:hAnsi="Menlo" w:cs="Menlo"/>
          <w:color w:val="000000"/>
          <w:sz w:val="11"/>
          <w:szCs w:val="11"/>
          <w:lang w:val="en-US" w:eastAsia="zh-CN"/>
        </w:rPr>
        <w:t>np.linspace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T)**alpha, 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5B0C14A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return</w:t>
      </w:r>
      <w:r w:rsidRPr="00A500DC">
        <w:rPr>
          <w:rFonts w:ascii="Menlo" w:eastAsia="Times New Roman" w:hAnsi="Menlo" w:cs="Menlo"/>
          <w:color w:val="000000"/>
          <w:sz w:val="11"/>
          <w:szCs w:val="11"/>
          <w:lang w:val="en-US" w:eastAsia="zh-CN"/>
        </w:rPr>
        <w:t xml:space="preserve"> w / </w:t>
      </w:r>
      <w:proofErr w:type="spellStart"/>
      <w:proofErr w:type="gramStart"/>
      <w:r w:rsidRPr="00A500DC">
        <w:rPr>
          <w:rFonts w:ascii="Menlo" w:eastAsia="Times New Roman" w:hAnsi="Menlo" w:cs="Menlo"/>
          <w:color w:val="000000"/>
          <w:sz w:val="11"/>
          <w:szCs w:val="11"/>
          <w:lang w:val="en-US" w:eastAsia="zh-CN"/>
        </w:rPr>
        <w:t>w.sum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Normalization</w:t>
      </w:r>
    </w:p>
    <w:p w14:paraId="7981ABF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7EAF771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assert</w:t>
      </w: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000000"/>
          <w:sz w:val="11"/>
          <w:szCs w:val="11"/>
          <w:lang w:val="en-US" w:eastAsia="zh-CN"/>
        </w:rPr>
        <w:t>np.allclose</w:t>
      </w:r>
      <w:proofErr w:type="spellEnd"/>
      <w:proofErr w:type="gramEnd"/>
      <w:r w:rsidRPr="00A500DC">
        <w:rPr>
          <w:rFonts w:ascii="Menlo" w:eastAsia="Times New Roman" w:hAnsi="Menlo" w:cs="Menlo"/>
          <w:color w:val="000000"/>
          <w:sz w:val="11"/>
          <w:szCs w:val="11"/>
          <w:lang w:val="en-US" w:eastAsia="zh-CN"/>
        </w:rPr>
        <w:t>([window(</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 xml:space="preserve">=a).sum() </w:t>
      </w: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a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Test normalization</w:t>
      </w:r>
    </w:p>
    <w:p w14:paraId="2C780B6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45AB08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Smoothing function</w:t>
      </w:r>
    </w:p>
    <w:p w14:paraId="763429A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def</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conv</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1080"/>
          <w:sz w:val="11"/>
          <w:szCs w:val="11"/>
          <w:lang w:val="en-US" w:eastAsia="zh-CN"/>
        </w:rPr>
        <w:t>data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40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pad</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4A2DCA7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win = </w:t>
      </w:r>
      <w:proofErr w:type="gramStart"/>
      <w:r w:rsidRPr="00A500DC">
        <w:rPr>
          <w:rFonts w:ascii="Menlo" w:eastAsia="Times New Roman" w:hAnsi="Menlo" w:cs="Menlo"/>
          <w:color w:val="000000"/>
          <w:sz w:val="11"/>
          <w:szCs w:val="11"/>
          <w:lang w:val="en-US" w:eastAsia="zh-CN"/>
        </w:rPr>
        <w:t>window(</w:t>
      </w:r>
      <w:proofErr w:type="gramEnd"/>
      <w:r w:rsidRPr="00A500DC">
        <w:rPr>
          <w:rFonts w:ascii="Menlo" w:eastAsia="Times New Roman" w:hAnsi="Menlo" w:cs="Menlo"/>
          <w:color w:val="000000"/>
          <w:sz w:val="11"/>
          <w:szCs w:val="11"/>
          <w:lang w:val="en-US" w:eastAsia="zh-CN"/>
        </w:rPr>
        <w:t xml:space="preserve">T, alpha)                                                 </w:t>
      </w:r>
      <w:r w:rsidRPr="00A500DC">
        <w:rPr>
          <w:rFonts w:ascii="Menlo" w:eastAsia="Times New Roman" w:hAnsi="Menlo" w:cs="Menlo"/>
          <w:color w:val="008000"/>
          <w:sz w:val="11"/>
          <w:szCs w:val="11"/>
          <w:lang w:val="en-US" w:eastAsia="zh-CN"/>
        </w:rPr>
        <w:t># Window function</w:t>
      </w:r>
    </w:p>
    <w:p w14:paraId="59BE4F3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res = </w:t>
      </w:r>
      <w:proofErr w:type="spellStart"/>
      <w:proofErr w:type="gramStart"/>
      <w:r w:rsidRPr="00A500DC">
        <w:rPr>
          <w:rFonts w:ascii="Menlo" w:eastAsia="Times New Roman" w:hAnsi="Menlo" w:cs="Menlo"/>
          <w:color w:val="000000"/>
          <w:sz w:val="11"/>
          <w:szCs w:val="11"/>
          <w:lang w:val="en-US" w:eastAsia="zh-CN"/>
        </w:rPr>
        <w:t>np.r</w:t>
      </w:r>
      <w:proofErr w:type="spellEnd"/>
      <w:proofErr w:type="gramEnd"/>
      <w:r w:rsidRPr="00A500DC">
        <w:rPr>
          <w:rFonts w:ascii="Menlo" w:eastAsia="Times New Roman" w:hAnsi="Menlo" w:cs="Menlo"/>
          <w:color w:val="000000"/>
          <w:sz w:val="11"/>
          <w:szCs w:val="11"/>
          <w:lang w:val="en-US" w:eastAsia="zh-CN"/>
        </w:rPr>
        <w:t>_[T*[</w:t>
      </w:r>
      <w:proofErr w:type="spellStart"/>
      <w:r w:rsidRPr="00A500DC">
        <w:rPr>
          <w:rFonts w:ascii="Menlo" w:eastAsia="Times New Roman" w:hAnsi="Menlo" w:cs="Menlo"/>
          <w:color w:val="000000"/>
          <w:sz w:val="11"/>
          <w:szCs w:val="11"/>
          <w:lang w:val="en-US" w:eastAsia="zh-CN"/>
        </w:rPr>
        <w:t>np.nan</w:t>
      </w:r>
      <w:proofErr w:type="spellEnd"/>
      <w:r w:rsidRPr="00A500DC">
        <w:rPr>
          <w:rFonts w:ascii="Menlo" w:eastAsia="Times New Roman" w:hAnsi="Menlo" w:cs="Menlo"/>
          <w:color w:val="000000"/>
          <w:sz w:val="11"/>
          <w:szCs w:val="11"/>
          <w:lang w:val="en-US" w:eastAsia="zh-CN"/>
        </w:rPr>
        <w:t>], convolve(data, win[::-</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mode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'same'</w:t>
      </w:r>
      <w:r w:rsidRPr="00A500DC">
        <w:rPr>
          <w:rFonts w:ascii="Menlo" w:eastAsia="Times New Roman" w:hAnsi="Menlo" w:cs="Menlo"/>
          <w:color w:val="000000"/>
          <w:sz w:val="11"/>
          <w:szCs w:val="11"/>
          <w:lang w:val="en-US" w:eastAsia="zh-CN"/>
        </w:rPr>
        <w:t xml:space="preserve">)[T:]]    </w:t>
      </w:r>
      <w:r w:rsidRPr="00A500DC">
        <w:rPr>
          <w:rFonts w:ascii="Menlo" w:eastAsia="Times New Roman" w:hAnsi="Menlo" w:cs="Menlo"/>
          <w:color w:val="008000"/>
          <w:sz w:val="11"/>
          <w:szCs w:val="11"/>
          <w:lang w:val="en-US" w:eastAsia="zh-CN"/>
        </w:rPr>
        <w:t># Convolution</w:t>
      </w:r>
    </w:p>
    <w:p w14:paraId="74F1CC1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pad:</w:t>
      </w:r>
    </w:p>
    <w:p w14:paraId="7B2F89C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res = </w:t>
      </w:r>
      <w:proofErr w:type="spellStart"/>
      <w:proofErr w:type="gramStart"/>
      <w:r w:rsidRPr="00A500DC">
        <w:rPr>
          <w:rFonts w:ascii="Menlo" w:eastAsia="Times New Roman" w:hAnsi="Menlo" w:cs="Menlo"/>
          <w:color w:val="000000"/>
          <w:sz w:val="11"/>
          <w:szCs w:val="11"/>
          <w:lang w:val="en-US" w:eastAsia="zh-CN"/>
        </w:rPr>
        <w:t>np.r</w:t>
      </w:r>
      <w:proofErr w:type="spellEnd"/>
      <w:proofErr w:type="gramEnd"/>
      <w:r w:rsidRPr="00A500DC">
        <w:rPr>
          <w:rFonts w:ascii="Menlo" w:eastAsia="Times New Roman" w:hAnsi="Menlo" w:cs="Menlo"/>
          <w:color w:val="000000"/>
          <w:sz w:val="11"/>
          <w:szCs w:val="11"/>
          <w:lang w:val="en-US" w:eastAsia="zh-CN"/>
        </w:rPr>
        <w:t xml:space="preserve">_[T*[data[:T].mean()], res[T:]]                          </w:t>
      </w:r>
      <w:r w:rsidRPr="00A500DC">
        <w:rPr>
          <w:rFonts w:ascii="Menlo" w:eastAsia="Times New Roman" w:hAnsi="Menlo" w:cs="Menlo"/>
          <w:color w:val="008000"/>
          <w:sz w:val="11"/>
          <w:szCs w:val="11"/>
          <w:lang w:val="en-US" w:eastAsia="zh-CN"/>
        </w:rPr>
        <w:t># Pad beginning</w:t>
      </w:r>
    </w:p>
    <w:p w14:paraId="69C4DDF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return</w:t>
      </w:r>
      <w:r w:rsidRPr="00A500DC">
        <w:rPr>
          <w:rFonts w:ascii="Menlo" w:eastAsia="Times New Roman" w:hAnsi="Menlo" w:cs="Menlo"/>
          <w:color w:val="000000"/>
          <w:sz w:val="11"/>
          <w:szCs w:val="11"/>
          <w:lang w:val="en-US" w:eastAsia="zh-CN"/>
        </w:rPr>
        <w:t xml:space="preserve"> res</w:t>
      </w:r>
    </w:p>
    <w:p w14:paraId="4084751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48CF92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lastRenderedPageBreak/>
        <w:t># Plot window functions and smoothed measurements</w:t>
      </w:r>
    </w:p>
    <w:p w14:paraId="1F401CE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79A260F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np.linspace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80</w:t>
      </w:r>
      <w:r w:rsidRPr="00A500DC">
        <w:rPr>
          <w:rFonts w:ascii="Menlo" w:eastAsia="Times New Roman" w:hAnsi="Menlo" w:cs="Menlo"/>
          <w:color w:val="000000"/>
          <w:sz w:val="11"/>
          <w:szCs w:val="11"/>
          <w:lang w:val="en-US" w:eastAsia="zh-CN"/>
        </w:rPr>
        <w:t>), window(</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\a</w:t>
      </w:r>
      <w:r w:rsidRPr="00A500DC">
        <w:rPr>
          <w:rFonts w:ascii="Menlo" w:eastAsia="Times New Roman" w:hAnsi="Menlo" w:cs="Menlo"/>
          <w:color w:val="811F3F"/>
          <w:sz w:val="11"/>
          <w:szCs w:val="11"/>
          <w:lang w:val="en-US" w:eastAsia="zh-CN"/>
        </w:rPr>
        <w:t>lpha = 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almost f (</w:t>
      </w:r>
      <w:proofErr w:type="spellStart"/>
      <w:r w:rsidRPr="00A500DC">
        <w:rPr>
          <w:rFonts w:ascii="Menlo" w:eastAsia="Times New Roman" w:hAnsi="Menlo" w:cs="Menlo"/>
          <w:color w:val="008000"/>
          <w:sz w:val="11"/>
          <w:szCs w:val="11"/>
          <w:lang w:val="en-US" w:eastAsia="zh-CN"/>
        </w:rPr>
        <w:t>dirac</w:t>
      </w:r>
      <w:proofErr w:type="spellEnd"/>
      <w:r w:rsidRPr="00A500DC">
        <w:rPr>
          <w:rFonts w:ascii="Menlo" w:eastAsia="Times New Roman" w:hAnsi="Menlo" w:cs="Menlo"/>
          <w:color w:val="008000"/>
          <w:sz w:val="11"/>
          <w:szCs w:val="11"/>
          <w:lang w:val="en-US" w:eastAsia="zh-CN"/>
        </w:rPr>
        <w:t>)</w:t>
      </w:r>
    </w:p>
    <w:p w14:paraId="656E34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np.linspace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80</w:t>
      </w:r>
      <w:r w:rsidRPr="00A500DC">
        <w:rPr>
          <w:rFonts w:ascii="Menlo" w:eastAsia="Times New Roman" w:hAnsi="Menlo" w:cs="Menlo"/>
          <w:color w:val="000000"/>
          <w:sz w:val="11"/>
          <w:szCs w:val="11"/>
          <w:lang w:val="en-US" w:eastAsia="zh-CN"/>
        </w:rPr>
        <w:t>), window(</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\a</w:t>
      </w:r>
      <w:r w:rsidRPr="00A500DC">
        <w:rPr>
          <w:rFonts w:ascii="Menlo" w:eastAsia="Times New Roman" w:hAnsi="Menlo" w:cs="Menlo"/>
          <w:color w:val="811F3F"/>
          <w:sz w:val="11"/>
          <w:szCs w:val="11"/>
          <w:lang w:val="en-US" w:eastAsia="zh-CN"/>
        </w:rPr>
        <w:t>lpha = 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linear</w:t>
      </w:r>
    </w:p>
    <w:p w14:paraId="4FE4C83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np.linspace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80</w:t>
      </w:r>
      <w:r w:rsidRPr="00A500DC">
        <w:rPr>
          <w:rFonts w:ascii="Menlo" w:eastAsia="Times New Roman" w:hAnsi="Menlo" w:cs="Menlo"/>
          <w:color w:val="000000"/>
          <w:sz w:val="11"/>
          <w:szCs w:val="11"/>
          <w:lang w:val="en-US" w:eastAsia="zh-CN"/>
        </w:rPr>
        <w:t>), window(</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\a</w:t>
      </w:r>
      <w:r w:rsidRPr="00A500DC">
        <w:rPr>
          <w:rFonts w:ascii="Menlo" w:eastAsia="Times New Roman" w:hAnsi="Menlo" w:cs="Menlo"/>
          <w:color w:val="811F3F"/>
          <w:sz w:val="11"/>
          <w:szCs w:val="11"/>
          <w:lang w:val="en-US" w:eastAsia="zh-CN"/>
        </w:rPr>
        <w:t>lpha = 0.2$'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almost mean (boxcar)</w:t>
      </w:r>
    </w:p>
    <w:p w14:paraId="16E0EE3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"Zeit</w:t>
      </w:r>
      <w:proofErr w:type="spellEnd"/>
      <w:r w:rsidRPr="00A500DC">
        <w:rPr>
          <w:rFonts w:ascii="Menlo" w:eastAsia="Times New Roman" w:hAnsi="Menlo" w:cs="Menlo"/>
          <w:color w:val="811F3F"/>
          <w:sz w:val="11"/>
          <w:szCs w:val="11"/>
          <w:lang w:val="en-US" w:eastAsia="zh-CN"/>
        </w:rPr>
        <w:t xml:space="preserve">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4E20B6A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proofErr w:type="gramStart"/>
      <w:r w:rsidRPr="00A500DC">
        <w:rPr>
          <w:rFonts w:ascii="Menlo" w:eastAsia="Times New Roman" w:hAnsi="Menlo" w:cs="Menlo"/>
          <w:color w:val="000000"/>
          <w:sz w:val="11"/>
          <w:szCs w:val="11"/>
          <w:lang w:val="en-US" w:eastAsia="zh-CN"/>
        </w:rPr>
        <w:t>].legend</w:t>
      </w:r>
      <w:proofErr w:type="gramEnd"/>
      <w:r w:rsidRPr="00A500DC">
        <w:rPr>
          <w:rFonts w:ascii="Menlo" w:eastAsia="Times New Roman" w:hAnsi="Menlo" w:cs="Menlo"/>
          <w:color w:val="000000"/>
          <w:sz w:val="11"/>
          <w:szCs w:val="11"/>
          <w:lang w:val="en-US" w:eastAsia="zh-CN"/>
        </w:rPr>
        <w:t>()</w:t>
      </w:r>
    </w:p>
    <w:p w14:paraId="580D429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nephelometer.sec</w:t>
      </w:r>
      <w:proofErr w:type="spellEnd"/>
      <w:r w:rsidRPr="00A500DC">
        <w:rPr>
          <w:rFonts w:ascii="Menlo" w:eastAsia="Times New Roman" w:hAnsi="Menlo" w:cs="Menlo"/>
          <w:color w:val="000000"/>
          <w:sz w:val="11"/>
          <w:szCs w:val="11"/>
          <w:lang w:val="en-US" w:eastAsia="zh-CN"/>
        </w:rPr>
        <w:t xml:space="preserve">, nephelometer.i200.values,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Messwerte</w:t>
      </w:r>
      <w:proofErr w:type="spellEnd"/>
      <w:r w:rsidRPr="00A500DC">
        <w:rPr>
          <w:rFonts w:ascii="Menlo" w:eastAsia="Times New Roman" w:hAnsi="Menlo" w:cs="Menlo"/>
          <w:color w:val="A31515"/>
          <w:sz w:val="11"/>
          <w:szCs w:val="11"/>
          <w:lang w:val="en-US" w:eastAsia="zh-CN"/>
        </w:rPr>
        <w:t xml:space="preserve"> ($T = \SI</w:t>
      </w:r>
      <w:r w:rsidRPr="00A500DC">
        <w:rPr>
          <w:rFonts w:ascii="Menlo" w:eastAsia="Times New Roman" w:hAnsi="Menlo" w:cs="Menlo"/>
          <w:color w:val="0000FF"/>
          <w:sz w:val="11"/>
          <w:szCs w:val="11"/>
          <w:lang w:val="en-US" w:eastAsia="zh-CN"/>
        </w:rPr>
        <w:t>{200}</w:t>
      </w:r>
      <w:r w:rsidRPr="00A500DC">
        <w:rPr>
          <w:rFonts w:ascii="Menlo" w:eastAsia="Times New Roman" w:hAnsi="Menlo" w:cs="Menlo"/>
          <w:color w:val="A31515"/>
          <w:sz w:val="11"/>
          <w:szCs w:val="11"/>
          <w:lang w:val="en-US" w:eastAsia="zh-CN"/>
        </w:rPr>
        <w:t>{\ms}$)'</w:t>
      </w:r>
      <w:r w:rsidRPr="00A500DC">
        <w:rPr>
          <w:rFonts w:ascii="Menlo" w:eastAsia="Times New Roman" w:hAnsi="Menlo" w:cs="Menlo"/>
          <w:color w:val="000000"/>
          <w:sz w:val="11"/>
          <w:szCs w:val="11"/>
          <w:lang w:val="en-US" w:eastAsia="zh-CN"/>
        </w:rPr>
        <w:t>)</w:t>
      </w:r>
    </w:p>
    <w:p w14:paraId="0FBFC39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nephelometer.sec</w:t>
      </w:r>
      <w:proofErr w:type="spellEnd"/>
      <w:r w:rsidRPr="00A500DC">
        <w:rPr>
          <w:rFonts w:ascii="Menlo" w:eastAsia="Times New Roman" w:hAnsi="Menlo" w:cs="Menlo"/>
          <w:color w:val="000000"/>
          <w:sz w:val="11"/>
          <w:szCs w:val="11"/>
          <w:lang w:val="en-US" w:eastAsia="zh-CN"/>
        </w:rPr>
        <w:t xml:space="preserve">, conv(nephelometer.i200.values,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w:t>
      </w:r>
    </w:p>
    <w:p w14:paraId="4ABE541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nephelometer.sec</w:t>
      </w:r>
      <w:proofErr w:type="spellEnd"/>
      <w:r w:rsidRPr="00A500DC">
        <w:rPr>
          <w:rFonts w:ascii="Menlo" w:eastAsia="Times New Roman" w:hAnsi="Menlo" w:cs="Menlo"/>
          <w:color w:val="000000"/>
          <w:sz w:val="11"/>
          <w:szCs w:val="11"/>
          <w:lang w:val="en-US" w:eastAsia="zh-CN"/>
        </w:rPr>
        <w:t xml:space="preserve">, conv(nephelometer.i200.values,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02ABC11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w:t>
      </w:r>
      <w:proofErr w:type="spellStart"/>
      <w:r w:rsidRPr="00A500DC">
        <w:rPr>
          <w:rFonts w:ascii="Menlo" w:eastAsia="Times New Roman" w:hAnsi="Menlo" w:cs="Menlo"/>
          <w:color w:val="000000"/>
          <w:sz w:val="11"/>
          <w:szCs w:val="11"/>
          <w:lang w:val="en-US" w:eastAsia="zh-CN"/>
        </w:rPr>
        <w:t>nephelometer.sec</w:t>
      </w:r>
      <w:proofErr w:type="spellEnd"/>
      <w:r w:rsidRPr="00A500DC">
        <w:rPr>
          <w:rFonts w:ascii="Menlo" w:eastAsia="Times New Roman" w:hAnsi="Menlo" w:cs="Menlo"/>
          <w:color w:val="000000"/>
          <w:sz w:val="11"/>
          <w:szCs w:val="11"/>
          <w:lang w:val="en-US" w:eastAsia="zh-CN"/>
        </w:rPr>
        <w:t xml:space="preserve">, conv(nephelometer.i200.values,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121BF3B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"Zeit</w:t>
      </w:r>
      <w:proofErr w:type="spellEnd"/>
      <w:r w:rsidRPr="00A500DC">
        <w:rPr>
          <w:rFonts w:ascii="Menlo" w:eastAsia="Times New Roman" w:hAnsi="Menlo" w:cs="Menlo"/>
          <w:color w:val="811F3F"/>
          <w:sz w:val="11"/>
          <w:szCs w:val="11"/>
          <w:lang w:val="en-US" w:eastAsia="zh-CN"/>
        </w:rPr>
        <w:t xml:space="preserve">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556265B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proofErr w:type="gramStart"/>
      <w:r w:rsidRPr="00A500DC">
        <w:rPr>
          <w:rFonts w:ascii="Menlo" w:eastAsia="Times New Roman" w:hAnsi="Menlo" w:cs="Menlo"/>
          <w:color w:val="000000"/>
          <w:sz w:val="11"/>
          <w:szCs w:val="11"/>
          <w:lang w:val="en-US" w:eastAsia="zh-CN"/>
        </w:rPr>
        <w:t>].legend</w:t>
      </w:r>
      <w:proofErr w:type="gramEnd"/>
      <w:r w:rsidRPr="00A500DC">
        <w:rPr>
          <w:rFonts w:ascii="Menlo" w:eastAsia="Times New Roman" w:hAnsi="Menlo" w:cs="Menlo"/>
          <w:color w:val="000000"/>
          <w:sz w:val="11"/>
          <w:szCs w:val="11"/>
          <w:lang w:val="en-US" w:eastAsia="zh-CN"/>
        </w:rPr>
        <w:t>()</w:t>
      </w:r>
    </w:p>
    <w:p w14:paraId="3AE4F5F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'glatt.png'</w:t>
      </w:r>
      <w:r w:rsidRPr="00A500DC">
        <w:rPr>
          <w:rFonts w:ascii="Menlo" w:eastAsia="Times New Roman" w:hAnsi="Menlo" w:cs="Menlo"/>
          <w:color w:val="000000"/>
          <w:sz w:val="11"/>
          <w:szCs w:val="11"/>
          <w:lang w:val="en-US" w:eastAsia="zh-CN"/>
        </w:rPr>
        <w:t>)</w:t>
      </w:r>
    </w:p>
    <w:p w14:paraId="7CBD18C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7D6CD43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Find parameters using the 200ms curve to get the cleanest fit.</w:t>
      </w:r>
    </w:p>
    <w:p w14:paraId="53167CA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neph</w:t>
      </w:r>
      <w:proofErr w:type="spellEnd"/>
      <w:r w:rsidRPr="00A500DC">
        <w:rPr>
          <w:rFonts w:ascii="Menlo" w:eastAsia="Times New Roman" w:hAnsi="Menlo" w:cs="Menlo"/>
          <w:color w:val="000000"/>
          <w:sz w:val="11"/>
          <w:szCs w:val="11"/>
          <w:lang w:val="en-US" w:eastAsia="zh-CN"/>
        </w:rPr>
        <w:t xml:space="preserve"> = conv(</w:t>
      </w:r>
      <w:proofErr w:type="gramStart"/>
      <w:r w:rsidRPr="00A500DC">
        <w:rPr>
          <w:rFonts w:ascii="Menlo" w:eastAsia="Times New Roman" w:hAnsi="Menlo" w:cs="Menlo"/>
          <w:color w:val="000000"/>
          <w:sz w:val="11"/>
          <w:szCs w:val="11"/>
          <w:lang w:val="en-US" w:eastAsia="zh-CN"/>
        </w:rPr>
        <w:t>nephelometer.i200.values</w:t>
      </w:r>
      <w:proofErr w:type="gramEnd"/>
      <w:r w:rsidRPr="00A500DC">
        <w:rPr>
          <w:rFonts w:ascii="Menlo" w:eastAsia="Times New Roman" w:hAnsi="Menlo" w:cs="Menlo"/>
          <w:color w:val="000000"/>
          <w:sz w:val="11"/>
          <w:szCs w:val="11"/>
          <w:lang w:val="en-US" w:eastAsia="zh-CN"/>
        </w:rPr>
        <w:t>)</w:t>
      </w:r>
    </w:p>
    <w:p w14:paraId="20B7F1F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ref = reference[</w:t>
      </w:r>
      <w:r w:rsidRPr="00A500DC">
        <w:rPr>
          <w:rFonts w:ascii="Menlo" w:eastAsia="Times New Roman" w:hAnsi="Menlo" w:cs="Menlo"/>
          <w:color w:val="A31515"/>
          <w:sz w:val="11"/>
          <w:szCs w:val="11"/>
          <w:lang w:val="en-US" w:eastAsia="zh-CN"/>
        </w:rPr>
        <w:t>'MIREX'</w:t>
      </w:r>
      <w:proofErr w:type="gramStart"/>
      <w:r w:rsidRPr="00A500DC">
        <w:rPr>
          <w:rFonts w:ascii="Menlo" w:eastAsia="Times New Roman" w:hAnsi="Menlo" w:cs="Menlo"/>
          <w:color w:val="000000"/>
          <w:sz w:val="11"/>
          <w:szCs w:val="11"/>
          <w:lang w:val="en-US" w:eastAsia="zh-CN"/>
        </w:rPr>
        <w:t>].values</w:t>
      </w:r>
      <w:proofErr w:type="gramEnd"/>
    </w:p>
    <w:p w14:paraId="4BC9B95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4D9069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Optimization to find actual parameters</w:t>
      </w:r>
    </w:p>
    <w:p w14:paraId="64DDC41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eastAsia="zh-CN"/>
        </w:rPr>
        <w:t xml:space="preserve">t = </w:t>
      </w:r>
      <w:proofErr w:type="spellStart"/>
      <w:proofErr w:type="gramStart"/>
      <w:r w:rsidRPr="00A500DC">
        <w:rPr>
          <w:rFonts w:ascii="Menlo" w:eastAsia="Times New Roman" w:hAnsi="Menlo" w:cs="Menlo"/>
          <w:color w:val="000000"/>
          <w:sz w:val="11"/>
          <w:szCs w:val="11"/>
          <w:lang w:eastAsia="zh-CN"/>
        </w:rPr>
        <w:t>np.arange</w:t>
      </w:r>
      <w:proofErr w:type="spellEnd"/>
      <w:proofErr w:type="gram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795E26"/>
          <w:sz w:val="11"/>
          <w:szCs w:val="11"/>
          <w:lang w:eastAsia="zh-CN"/>
        </w:rPr>
        <w:t>len</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neph</w:t>
      </w:r>
      <w:proofErr w:type="spellEnd"/>
      <w:r w:rsidRPr="00A500DC">
        <w:rPr>
          <w:rFonts w:ascii="Menlo" w:eastAsia="Times New Roman" w:hAnsi="Menlo" w:cs="Menlo"/>
          <w:color w:val="000000"/>
          <w:sz w:val="11"/>
          <w:szCs w:val="11"/>
          <w:lang w:eastAsia="zh-CN"/>
        </w:rPr>
        <w:t>))</w:t>
      </w:r>
    </w:p>
    <w:p w14:paraId="2AB870E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f_ref</w:t>
      </w:r>
      <w:proofErr w:type="spellEnd"/>
      <w:r w:rsidRPr="00A500DC">
        <w:rPr>
          <w:rFonts w:ascii="Menlo" w:eastAsia="Times New Roman" w:hAnsi="Menlo" w:cs="Menlo"/>
          <w:color w:val="000000"/>
          <w:sz w:val="11"/>
          <w:szCs w:val="11"/>
          <w:lang w:val="en-US" w:eastAsia="zh-CN"/>
        </w:rPr>
        <w:t xml:space="preserve"> = interp1</w:t>
      </w:r>
      <w:proofErr w:type="gramStart"/>
      <w:r w:rsidRPr="00A500DC">
        <w:rPr>
          <w:rFonts w:ascii="Menlo" w:eastAsia="Times New Roman" w:hAnsi="Menlo" w:cs="Menlo"/>
          <w:color w:val="000000"/>
          <w:sz w:val="11"/>
          <w:szCs w:val="11"/>
          <w:lang w:val="en-US" w:eastAsia="zh-CN"/>
        </w:rPr>
        <w:t>d(</w:t>
      </w:r>
      <w:proofErr w:type="gramEnd"/>
      <w:r w:rsidRPr="00A500DC">
        <w:rPr>
          <w:rFonts w:ascii="Menlo" w:eastAsia="Times New Roman" w:hAnsi="Menlo" w:cs="Menlo"/>
          <w:color w:val="000000"/>
          <w:sz w:val="11"/>
          <w:szCs w:val="11"/>
          <w:lang w:val="en-US" w:eastAsia="zh-CN"/>
        </w:rPr>
        <w:t xml:space="preserve">t, ref, </w:t>
      </w:r>
      <w:proofErr w:type="spellStart"/>
      <w:r w:rsidRPr="00A500DC">
        <w:rPr>
          <w:rFonts w:ascii="Menlo" w:eastAsia="Times New Roman" w:hAnsi="Menlo" w:cs="Menlo"/>
          <w:color w:val="001080"/>
          <w:sz w:val="11"/>
          <w:szCs w:val="11"/>
          <w:lang w:val="en-US" w:eastAsia="zh-CN"/>
        </w:rPr>
        <w:t>bounds_error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00D06A3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f_neph</w:t>
      </w:r>
      <w:proofErr w:type="spellEnd"/>
      <w:r w:rsidRPr="00A500DC">
        <w:rPr>
          <w:rFonts w:ascii="Menlo" w:eastAsia="Times New Roman" w:hAnsi="Menlo" w:cs="Menlo"/>
          <w:color w:val="000000"/>
          <w:sz w:val="11"/>
          <w:szCs w:val="11"/>
          <w:lang w:val="en-US" w:eastAsia="zh-CN"/>
        </w:rPr>
        <w:t xml:space="preserve"> = interp1</w:t>
      </w:r>
      <w:proofErr w:type="gramStart"/>
      <w:r w:rsidRPr="00A500DC">
        <w:rPr>
          <w:rFonts w:ascii="Menlo" w:eastAsia="Times New Roman" w:hAnsi="Menlo" w:cs="Menlo"/>
          <w:color w:val="000000"/>
          <w:sz w:val="11"/>
          <w:szCs w:val="11"/>
          <w:lang w:val="en-US" w:eastAsia="zh-CN"/>
        </w:rPr>
        <w:t>d(</w:t>
      </w:r>
      <w:proofErr w:type="gramEnd"/>
      <w:r w:rsidRPr="00A500DC">
        <w:rPr>
          <w:rFonts w:ascii="Menlo" w:eastAsia="Times New Roman" w:hAnsi="Menlo" w:cs="Menlo"/>
          <w:color w:val="000000"/>
          <w:sz w:val="11"/>
          <w:szCs w:val="11"/>
          <w:lang w:val="en-US" w:eastAsia="zh-CN"/>
        </w:rPr>
        <w:t xml:space="preserve">t, </w:t>
      </w:r>
      <w:proofErr w:type="spellStart"/>
      <w:r w:rsidRPr="00A500DC">
        <w:rPr>
          <w:rFonts w:ascii="Menlo" w:eastAsia="Times New Roman" w:hAnsi="Menlo" w:cs="Menlo"/>
          <w:color w:val="000000"/>
          <w:sz w:val="11"/>
          <w:szCs w:val="11"/>
          <w:lang w:val="en-US" w:eastAsia="zh-CN"/>
        </w:rPr>
        <w:t>neph</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bounds_error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5687BC6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054E33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f_model</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lambda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b</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 c*</w:t>
      </w:r>
      <w:proofErr w:type="spellStart"/>
      <w:r w:rsidRPr="00A500DC">
        <w:rPr>
          <w:rFonts w:ascii="Menlo" w:eastAsia="Times New Roman" w:hAnsi="Menlo" w:cs="Menlo"/>
          <w:color w:val="000000"/>
          <w:sz w:val="11"/>
          <w:szCs w:val="11"/>
          <w:lang w:val="en-US" w:eastAsia="zh-CN"/>
        </w:rPr>
        <w:t>f_</w:t>
      </w:r>
      <w:proofErr w:type="gramStart"/>
      <w:r w:rsidRPr="00A500DC">
        <w:rPr>
          <w:rFonts w:ascii="Menlo" w:eastAsia="Times New Roman" w:hAnsi="Menlo" w:cs="Menlo"/>
          <w:color w:val="000000"/>
          <w:sz w:val="11"/>
          <w:szCs w:val="11"/>
          <w:lang w:val="en-US" w:eastAsia="zh-CN"/>
        </w:rPr>
        <w:t>neph</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t - a) + b</w:t>
      </w:r>
    </w:p>
    <w:p w14:paraId="439D81B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0C85D6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def</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error</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x</w:t>
      </w:r>
      <w:r w:rsidRPr="00A500DC">
        <w:rPr>
          <w:rFonts w:ascii="Menlo" w:eastAsia="Times New Roman" w:hAnsi="Menlo" w:cs="Menlo"/>
          <w:color w:val="000000"/>
          <w:sz w:val="11"/>
          <w:szCs w:val="11"/>
          <w:lang w:val="en-US" w:eastAsia="zh-CN"/>
        </w:rPr>
        <w:t>):</w:t>
      </w:r>
    </w:p>
    <w:p w14:paraId="058656E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E = (</w:t>
      </w:r>
      <w:proofErr w:type="spellStart"/>
      <w:r w:rsidRPr="00A500DC">
        <w:rPr>
          <w:rFonts w:ascii="Menlo" w:eastAsia="Times New Roman" w:hAnsi="Menlo" w:cs="Menlo"/>
          <w:color w:val="000000"/>
          <w:sz w:val="11"/>
          <w:szCs w:val="11"/>
          <w:lang w:val="en-US" w:eastAsia="zh-CN"/>
        </w:rPr>
        <w:t>f_ref</w:t>
      </w:r>
      <w:proofErr w:type="spellEnd"/>
      <w:r w:rsidRPr="00A500DC">
        <w:rPr>
          <w:rFonts w:ascii="Menlo" w:eastAsia="Times New Roman" w:hAnsi="Menlo" w:cs="Menlo"/>
          <w:color w:val="000000"/>
          <w:sz w:val="11"/>
          <w:szCs w:val="11"/>
          <w:lang w:val="en-US" w:eastAsia="zh-CN"/>
        </w:rPr>
        <w:t xml:space="preserve">(t) - </w:t>
      </w:r>
      <w:proofErr w:type="spellStart"/>
      <w:r w:rsidRPr="00A500DC">
        <w:rPr>
          <w:rFonts w:ascii="Menlo" w:eastAsia="Times New Roman" w:hAnsi="Menlo" w:cs="Menlo"/>
          <w:color w:val="000000"/>
          <w:sz w:val="11"/>
          <w:szCs w:val="11"/>
          <w:lang w:val="en-US" w:eastAsia="zh-CN"/>
        </w:rPr>
        <w:t>f_</w:t>
      </w:r>
      <w:proofErr w:type="gramStart"/>
      <w:r w:rsidRPr="00A500DC">
        <w:rPr>
          <w:rFonts w:ascii="Menlo" w:eastAsia="Times New Roman" w:hAnsi="Menlo" w:cs="Menlo"/>
          <w:color w:val="000000"/>
          <w:sz w:val="11"/>
          <w:szCs w:val="11"/>
          <w:lang w:val="en-US" w:eastAsia="zh-CN"/>
        </w:rPr>
        <w:t>model</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t, 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Least squares error</w:t>
      </w:r>
    </w:p>
    <w:p w14:paraId="0DC0423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E[</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200</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Especially penalize bias at 0</w:t>
      </w:r>
    </w:p>
    <w:p w14:paraId="23B92C9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return</w:t>
      </w:r>
      <w:r w:rsidRPr="00A500DC">
        <w:rPr>
          <w:rFonts w:ascii="Menlo" w:eastAsia="Times New Roman" w:hAnsi="Menlo" w:cs="Menlo"/>
          <w:color w:val="000000"/>
          <w:sz w:val="11"/>
          <w:szCs w:val="11"/>
          <w:lang w:val="en-US" w:eastAsia="zh-CN"/>
        </w:rPr>
        <w:t xml:space="preserve"> E[~</w:t>
      </w:r>
      <w:proofErr w:type="spellStart"/>
      <w:proofErr w:type="gramStart"/>
      <w:r w:rsidRPr="00A500DC">
        <w:rPr>
          <w:rFonts w:ascii="Menlo" w:eastAsia="Times New Roman" w:hAnsi="Menlo" w:cs="Menlo"/>
          <w:color w:val="000000"/>
          <w:sz w:val="11"/>
          <w:szCs w:val="11"/>
          <w:lang w:val="en-US" w:eastAsia="zh-CN"/>
        </w:rPr>
        <w:t>np.isnan</w:t>
      </w:r>
      <w:proofErr w:type="spellEnd"/>
      <w:proofErr w:type="gramEnd"/>
      <w:r w:rsidRPr="00A500DC">
        <w:rPr>
          <w:rFonts w:ascii="Menlo" w:eastAsia="Times New Roman" w:hAnsi="Menlo" w:cs="Menlo"/>
          <w:color w:val="000000"/>
          <w:sz w:val="11"/>
          <w:szCs w:val="11"/>
          <w:lang w:val="en-US" w:eastAsia="zh-CN"/>
        </w:rPr>
        <w:t>(E)].sum()</w:t>
      </w:r>
    </w:p>
    <w:p w14:paraId="11EFA8C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22B3FB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Find optimal parameters using `error` as the objective function</w:t>
      </w:r>
    </w:p>
    <w:p w14:paraId="40387D1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x = </w:t>
      </w:r>
      <w:r w:rsidRPr="00A500DC">
        <w:rPr>
          <w:rFonts w:ascii="Menlo" w:eastAsia="Times New Roman" w:hAnsi="Menlo" w:cs="Menlo"/>
          <w:color w:val="0000FF"/>
          <w:sz w:val="11"/>
          <w:szCs w:val="11"/>
          <w:lang w:val="en-US" w:eastAsia="zh-CN"/>
        </w:rPr>
        <w:t>None</w:t>
      </w:r>
    </w:p>
    <w:p w14:paraId="5223AFE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a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range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50</w:t>
      </w:r>
      <w:r w:rsidRPr="00A500DC">
        <w:rPr>
          <w:rFonts w:ascii="Menlo" w:eastAsia="Times New Roman" w:hAnsi="Menlo" w:cs="Menlo"/>
          <w:color w:val="000000"/>
          <w:sz w:val="11"/>
          <w:szCs w:val="11"/>
          <w:lang w:val="en-US" w:eastAsia="zh-CN"/>
        </w:rPr>
        <w:t>):</w:t>
      </w:r>
    </w:p>
    <w:p w14:paraId="3E1EFA0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x_ = *</w:t>
      </w:r>
      <w:proofErr w:type="gramStart"/>
      <w:r w:rsidRPr="00A500DC">
        <w:rPr>
          <w:rFonts w:ascii="Menlo" w:eastAsia="Times New Roman" w:hAnsi="Menlo" w:cs="Menlo"/>
          <w:color w:val="000000"/>
          <w:sz w:val="11"/>
          <w:szCs w:val="11"/>
          <w:lang w:val="en-US" w:eastAsia="zh-CN"/>
        </w:rPr>
        <w:t>minimize(</w:t>
      </w:r>
      <w:proofErr w:type="gramEnd"/>
      <w:r w:rsidRPr="00A500DC">
        <w:rPr>
          <w:rFonts w:ascii="Menlo" w:eastAsia="Times New Roman" w:hAnsi="Menlo" w:cs="Menlo"/>
          <w:color w:val="000000"/>
          <w:sz w:val="11"/>
          <w:szCs w:val="11"/>
          <w:lang w:val="en-US" w:eastAsia="zh-CN"/>
        </w:rPr>
        <w:t xml:space="preserve">error, </w:t>
      </w:r>
      <w:proofErr w:type="spellStart"/>
      <w:r w:rsidRPr="00A500DC">
        <w:rPr>
          <w:rFonts w:ascii="Menlo" w:eastAsia="Times New Roman" w:hAnsi="Menlo" w:cs="Menlo"/>
          <w:color w:val="000000"/>
          <w:sz w:val="11"/>
          <w:szCs w:val="11"/>
          <w:lang w:val="en-US" w:eastAsia="zh-CN"/>
        </w:rPr>
        <w:t>np.r</w:t>
      </w:r>
      <w:proofErr w:type="spellEnd"/>
      <w:r w:rsidRPr="00A500DC">
        <w:rPr>
          <w:rFonts w:ascii="Menlo" w:eastAsia="Times New Roman" w:hAnsi="Menlo" w:cs="Menlo"/>
          <w:color w:val="000000"/>
          <w:sz w:val="11"/>
          <w:szCs w:val="11"/>
          <w:lang w:val="en-US" w:eastAsia="zh-CN"/>
        </w:rPr>
        <w:t xml:space="preserve">_[a,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bounds</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000FF"/>
          <w:sz w:val="11"/>
          <w:szCs w:val="11"/>
          <w:lang w:val="en-US" w:eastAsia="zh-CN"/>
        </w:rPr>
        <w:t>None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None</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000FF"/>
          <w:sz w:val="11"/>
          <w:szCs w:val="11"/>
          <w:lang w:val="en-US" w:eastAsia="zh-CN"/>
        </w:rPr>
        <w:t>None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None</w:t>
      </w:r>
      <w:r w:rsidRPr="00A500DC">
        <w:rPr>
          <w:rFonts w:ascii="Menlo" w:eastAsia="Times New Roman" w:hAnsi="Menlo" w:cs="Menlo"/>
          <w:color w:val="000000"/>
          <w:sz w:val="11"/>
          <w:szCs w:val="11"/>
          <w:lang w:val="en-US" w:eastAsia="zh-CN"/>
        </w:rPr>
        <w:t>))).x,</w:t>
      </w:r>
    </w:p>
    <w:p w14:paraId="456A5CE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x </w:t>
      </w:r>
      <w:r w:rsidRPr="00A500DC">
        <w:rPr>
          <w:rFonts w:ascii="Menlo" w:eastAsia="Times New Roman" w:hAnsi="Menlo" w:cs="Menlo"/>
          <w:color w:val="0000FF"/>
          <w:sz w:val="11"/>
          <w:szCs w:val="11"/>
          <w:lang w:val="en-US" w:eastAsia="zh-CN"/>
        </w:rPr>
        <w:t>is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None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or</w:t>
      </w:r>
      <w:r w:rsidRPr="00A500DC">
        <w:rPr>
          <w:rFonts w:ascii="Menlo" w:eastAsia="Times New Roman" w:hAnsi="Menlo" w:cs="Menlo"/>
          <w:color w:val="000000"/>
          <w:sz w:val="11"/>
          <w:szCs w:val="11"/>
          <w:lang w:val="en-US" w:eastAsia="zh-CN"/>
        </w:rPr>
        <w:t xml:space="preserve"> error(x_) &lt; error(x):</w:t>
      </w:r>
    </w:p>
    <w:p w14:paraId="1C7A972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x_</w:t>
      </w:r>
    </w:p>
    <w:p w14:paraId="26069F5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71ADDE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 b, c = *</w:t>
      </w:r>
      <w:proofErr w:type="gramStart"/>
      <w:r w:rsidRPr="00A500DC">
        <w:rPr>
          <w:rFonts w:ascii="Menlo" w:eastAsia="Times New Roman" w:hAnsi="Menlo" w:cs="Menlo"/>
          <w:color w:val="000000"/>
          <w:sz w:val="11"/>
          <w:szCs w:val="11"/>
          <w:lang w:val="en-US" w:eastAsia="zh-CN"/>
        </w:rPr>
        <w:t xml:space="preserve">x,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Optimal parameters</w:t>
      </w:r>
    </w:p>
    <w:p w14:paraId="0CC10F2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795E26"/>
          <w:sz w:val="11"/>
          <w:szCs w:val="11"/>
          <w:lang w:val="en-US" w:eastAsia="zh-CN"/>
        </w:rPr>
        <w:t>print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n</w:t>
      </w:r>
      <w:r w:rsidRPr="00A500DC">
        <w:rPr>
          <w:rFonts w:ascii="Menlo" w:eastAsia="Times New Roman" w:hAnsi="Menlo" w:cs="Menlo"/>
          <w:color w:val="A31515"/>
          <w:sz w:val="11"/>
          <w:szCs w:val="11"/>
          <w:lang w:val="en-US" w:eastAsia="zh-CN"/>
        </w:rPr>
        <w:t>Gefundene</w:t>
      </w:r>
      <w:proofErr w:type="spellEnd"/>
      <w:r w:rsidRPr="00A500DC">
        <w:rPr>
          <w:rFonts w:ascii="Menlo" w:eastAsia="Times New Roman" w:hAnsi="Menlo" w:cs="Menlo"/>
          <w:color w:val="A31515"/>
          <w:sz w:val="11"/>
          <w:szCs w:val="11"/>
          <w:lang w:val="en-US" w:eastAsia="zh-CN"/>
        </w:rPr>
        <w:t xml:space="preserve"> Parameter:"</w:t>
      </w:r>
      <w:r w:rsidRPr="00A500DC">
        <w:rPr>
          <w:rFonts w:ascii="Menlo" w:eastAsia="Times New Roman" w:hAnsi="Menlo" w:cs="Menlo"/>
          <w:color w:val="000000"/>
          <w:sz w:val="11"/>
          <w:szCs w:val="11"/>
          <w:lang w:val="en-US" w:eastAsia="zh-CN"/>
        </w:rPr>
        <w:t>)</w:t>
      </w:r>
    </w:p>
    <w:p w14:paraId="656F82F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795E26"/>
          <w:sz w:val="11"/>
          <w:szCs w:val="11"/>
          <w:lang w:val="en-US" w:eastAsia="zh-CN"/>
        </w:rPr>
        <w:t>print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a, b, c)</w:t>
      </w:r>
    </w:p>
    <w:p w14:paraId="02002D3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5BD3C85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fit with found parameters</w:t>
      </w:r>
    </w:p>
    <w:p w14:paraId="66B962E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sharex</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711463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(t/</w:t>
      </w:r>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0000"/>
          <w:sz w:val="11"/>
          <w:szCs w:val="11"/>
          <w:lang w:eastAsia="zh-CN"/>
        </w:rPr>
        <w:t>ref</w:t>
      </w:r>
      <w:proofErr w:type="spellEnd"/>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'MIREX'</w:t>
      </w:r>
      <w:r w:rsidRPr="00A500DC">
        <w:rPr>
          <w:rFonts w:ascii="Menlo" w:eastAsia="Times New Roman" w:hAnsi="Menlo" w:cs="Menlo"/>
          <w:color w:val="000000"/>
          <w:sz w:val="11"/>
          <w:szCs w:val="11"/>
          <w:lang w:eastAsia="zh-CN"/>
        </w:rPr>
        <w:t>)</w:t>
      </w:r>
    </w:p>
    <w:p w14:paraId="3628E4D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0</w:t>
      </w:r>
      <w:proofErr w:type="gramStart"/>
      <w:r w:rsidRPr="00A500DC">
        <w:rPr>
          <w:rFonts w:ascii="Menlo" w:eastAsia="Times New Roman" w:hAnsi="Menlo" w:cs="Menlo"/>
          <w:color w:val="000000"/>
          <w:sz w:val="11"/>
          <w:szCs w:val="11"/>
          <w:lang w:eastAsia="zh-CN"/>
        </w:rPr>
        <w:t>].legend</w:t>
      </w:r>
      <w:proofErr w:type="gramEnd"/>
      <w:r w:rsidRPr="00A500DC">
        <w:rPr>
          <w:rFonts w:ascii="Menlo" w:eastAsia="Times New Roman" w:hAnsi="Menlo" w:cs="Menlo"/>
          <w:color w:val="000000"/>
          <w:sz w:val="11"/>
          <w:szCs w:val="11"/>
          <w:lang w:eastAsia="zh-CN"/>
        </w:rPr>
        <w:t>()</w:t>
      </w:r>
    </w:p>
    <w:p w14:paraId="59DF83A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set_ylabel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"Dämpfung [dB]"</w:t>
      </w:r>
      <w:r w:rsidRPr="00A500DC">
        <w:rPr>
          <w:rFonts w:ascii="Menlo" w:eastAsia="Times New Roman" w:hAnsi="Menlo" w:cs="Menlo"/>
          <w:color w:val="000000"/>
          <w:sz w:val="11"/>
          <w:szCs w:val="11"/>
          <w:lang w:eastAsia="zh-CN"/>
        </w:rPr>
        <w:t>)</w:t>
      </w:r>
    </w:p>
    <w:p w14:paraId="6EC9F04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(t/</w:t>
      </w:r>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0000"/>
          <w:sz w:val="11"/>
          <w:szCs w:val="11"/>
          <w:lang w:eastAsia="zh-CN"/>
        </w:rPr>
        <w:t>neph</w:t>
      </w:r>
      <w:proofErr w:type="spellEnd"/>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'Messwerte ($T = \SI</w:t>
      </w:r>
      <w:r w:rsidRPr="00A500DC">
        <w:rPr>
          <w:rFonts w:ascii="Menlo" w:eastAsia="Times New Roman" w:hAnsi="Menlo" w:cs="Menlo"/>
          <w:color w:val="0000FF"/>
          <w:sz w:val="11"/>
          <w:szCs w:val="11"/>
          <w:lang w:eastAsia="zh-CN"/>
        </w:rPr>
        <w:t>{200}</w:t>
      </w:r>
      <w:r w:rsidRPr="00A500DC">
        <w:rPr>
          <w:rFonts w:ascii="Menlo" w:eastAsia="Times New Roman" w:hAnsi="Menlo" w:cs="Menlo"/>
          <w:color w:val="A31515"/>
          <w:sz w:val="11"/>
          <w:szCs w:val="11"/>
          <w:lang w:eastAsia="zh-CN"/>
        </w:rPr>
        <w:t>{\ms}$, geglättet)'</w:t>
      </w:r>
      <w:r w:rsidRPr="00A500DC">
        <w:rPr>
          <w:rFonts w:ascii="Menlo" w:eastAsia="Times New Roman" w:hAnsi="Menlo" w:cs="Menlo"/>
          <w:color w:val="000000"/>
          <w:sz w:val="11"/>
          <w:szCs w:val="11"/>
          <w:lang w:eastAsia="zh-CN"/>
        </w:rPr>
        <w:t>)</w:t>
      </w:r>
    </w:p>
    <w:p w14:paraId="5413115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w:t>
      </w:r>
      <w:proofErr w:type="gramStart"/>
      <w:r w:rsidRPr="00A500DC">
        <w:rPr>
          <w:rFonts w:ascii="Menlo" w:eastAsia="Times New Roman" w:hAnsi="Menlo" w:cs="Menlo"/>
          <w:color w:val="000000"/>
          <w:sz w:val="11"/>
          <w:szCs w:val="11"/>
          <w:lang w:eastAsia="zh-CN"/>
        </w:rPr>
        <w:t>].legend</w:t>
      </w:r>
      <w:proofErr w:type="gramEnd"/>
      <w:r w:rsidRPr="00A500DC">
        <w:rPr>
          <w:rFonts w:ascii="Menlo" w:eastAsia="Times New Roman" w:hAnsi="Menlo" w:cs="Menlo"/>
          <w:color w:val="000000"/>
          <w:sz w:val="11"/>
          <w:szCs w:val="11"/>
          <w:lang w:eastAsia="zh-CN"/>
        </w:rPr>
        <w:t>()</w:t>
      </w:r>
    </w:p>
    <w:p w14:paraId="7A8CBF5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set_ylabel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"Messwert [0-1023]"</w:t>
      </w:r>
      <w:r w:rsidRPr="00A500DC">
        <w:rPr>
          <w:rFonts w:ascii="Menlo" w:eastAsia="Times New Roman" w:hAnsi="Menlo" w:cs="Menlo"/>
          <w:color w:val="000000"/>
          <w:sz w:val="11"/>
          <w:szCs w:val="11"/>
          <w:lang w:eastAsia="zh-CN"/>
        </w:rPr>
        <w:t>)</w:t>
      </w:r>
    </w:p>
    <w:p w14:paraId="0496830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(t/</w:t>
      </w:r>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0000"/>
          <w:sz w:val="11"/>
          <w:szCs w:val="11"/>
          <w:lang w:eastAsia="zh-CN"/>
        </w:rPr>
        <w:t>f_ref</w:t>
      </w:r>
      <w:proofErr w:type="spellEnd"/>
      <w:r w:rsidRPr="00A500DC">
        <w:rPr>
          <w:rFonts w:ascii="Menlo" w:eastAsia="Times New Roman" w:hAnsi="Menlo" w:cs="Menlo"/>
          <w:color w:val="000000"/>
          <w:sz w:val="11"/>
          <w:szCs w:val="11"/>
          <w:lang w:eastAsia="zh-CN"/>
        </w:rPr>
        <w:t xml:space="preserve">(t),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'MIREX'</w:t>
      </w:r>
      <w:r w:rsidRPr="00A500DC">
        <w:rPr>
          <w:rFonts w:ascii="Menlo" w:eastAsia="Times New Roman" w:hAnsi="Menlo" w:cs="Menlo"/>
          <w:color w:val="000000"/>
          <w:sz w:val="11"/>
          <w:szCs w:val="11"/>
          <w:lang w:eastAsia="zh-CN"/>
        </w:rPr>
        <w:t>)</w:t>
      </w:r>
    </w:p>
    <w:p w14:paraId="1D2D12B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lastRenderedPageBreak/>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(t/</w:t>
      </w:r>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0000"/>
          <w:sz w:val="11"/>
          <w:szCs w:val="11"/>
          <w:lang w:eastAsia="zh-CN"/>
        </w:rPr>
        <w:t>f_model</w:t>
      </w:r>
      <w:proofErr w:type="spellEnd"/>
      <w:r w:rsidRPr="00A500DC">
        <w:rPr>
          <w:rFonts w:ascii="Menlo" w:eastAsia="Times New Roman" w:hAnsi="Menlo" w:cs="Menlo"/>
          <w:color w:val="000000"/>
          <w:sz w:val="11"/>
          <w:szCs w:val="11"/>
          <w:lang w:eastAsia="zh-CN"/>
        </w:rPr>
        <w:t xml:space="preserve">(t, a, b, c),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'Messwerte (Verschoben und Skaliert)'</w:t>
      </w:r>
      <w:r w:rsidRPr="00A500DC">
        <w:rPr>
          <w:rFonts w:ascii="Menlo" w:eastAsia="Times New Roman" w:hAnsi="Menlo" w:cs="Menlo"/>
          <w:color w:val="000000"/>
          <w:sz w:val="11"/>
          <w:szCs w:val="11"/>
          <w:lang w:eastAsia="zh-CN"/>
        </w:rPr>
        <w:t>)</w:t>
      </w:r>
    </w:p>
    <w:p w14:paraId="6532A26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2</w:t>
      </w:r>
      <w:proofErr w:type="gramStart"/>
      <w:r w:rsidRPr="00A500DC">
        <w:rPr>
          <w:rFonts w:ascii="Menlo" w:eastAsia="Times New Roman" w:hAnsi="Menlo" w:cs="Menlo"/>
          <w:color w:val="000000"/>
          <w:sz w:val="11"/>
          <w:szCs w:val="11"/>
          <w:lang w:eastAsia="zh-CN"/>
        </w:rPr>
        <w:t>].legend</w:t>
      </w:r>
      <w:proofErr w:type="gramEnd"/>
      <w:r w:rsidRPr="00A500DC">
        <w:rPr>
          <w:rFonts w:ascii="Menlo" w:eastAsia="Times New Roman" w:hAnsi="Menlo" w:cs="Menlo"/>
          <w:color w:val="000000"/>
          <w:sz w:val="11"/>
          <w:szCs w:val="11"/>
          <w:lang w:eastAsia="zh-CN"/>
        </w:rPr>
        <w:t>()</w:t>
      </w:r>
    </w:p>
    <w:p w14:paraId="628E548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2</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set_ylabel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"Dämpfung [dB]"</w:t>
      </w:r>
      <w:r w:rsidRPr="00A500DC">
        <w:rPr>
          <w:rFonts w:ascii="Menlo" w:eastAsia="Times New Roman" w:hAnsi="Menlo" w:cs="Menlo"/>
          <w:color w:val="000000"/>
          <w:sz w:val="11"/>
          <w:szCs w:val="11"/>
          <w:lang w:eastAsia="zh-CN"/>
        </w:rPr>
        <w:t>)</w:t>
      </w:r>
    </w:p>
    <w:p w14:paraId="094D1DC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"Zeit [s]"</w:t>
      </w:r>
      <w:r w:rsidRPr="00A500DC">
        <w:rPr>
          <w:rFonts w:ascii="Menlo" w:eastAsia="Times New Roman" w:hAnsi="Menlo" w:cs="Menlo"/>
          <w:color w:val="000000"/>
          <w:sz w:val="11"/>
          <w:szCs w:val="11"/>
          <w:lang w:val="en-US" w:eastAsia="zh-CN"/>
        </w:rPr>
        <w:t>)</w:t>
      </w:r>
    </w:p>
    <w:p w14:paraId="6E7C1C4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'optim.png'</w:t>
      </w:r>
      <w:r w:rsidRPr="00A500DC">
        <w:rPr>
          <w:rFonts w:ascii="Menlo" w:eastAsia="Times New Roman" w:hAnsi="Menlo" w:cs="Menlo"/>
          <w:color w:val="000000"/>
          <w:sz w:val="11"/>
          <w:szCs w:val="11"/>
          <w:lang w:val="en-US" w:eastAsia="zh-CN"/>
        </w:rPr>
        <w:t>)</w:t>
      </w:r>
    </w:p>
    <w:p w14:paraId="2A54D5F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3A10B0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Rescale parameters for T = 100ms</w:t>
      </w:r>
    </w:p>
    <w:p w14:paraId="243091B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k  =</w:t>
      </w:r>
      <w:proofErr w:type="gramEnd"/>
      <w:r w:rsidRPr="00A500DC">
        <w:rPr>
          <w:rFonts w:ascii="Menlo" w:eastAsia="Times New Roman" w:hAnsi="Menlo" w:cs="Menlo"/>
          <w:color w:val="000000"/>
          <w:sz w:val="11"/>
          <w:szCs w:val="11"/>
          <w:lang w:val="en-US" w:eastAsia="zh-CN"/>
        </w:rPr>
        <w:t xml:space="preserve"> c*scale(nephelometer.i100.values, nephelometer.i200.values)</w:t>
      </w:r>
    </w:p>
    <w:p w14:paraId="7651E2B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b  =</w:t>
      </w:r>
      <w:proofErr w:type="gramEnd"/>
      <w:r w:rsidRPr="00A500DC">
        <w:rPr>
          <w:rFonts w:ascii="Menlo" w:eastAsia="Times New Roman" w:hAnsi="Menlo" w:cs="Menlo"/>
          <w:color w:val="000000"/>
          <w:sz w:val="11"/>
          <w:szCs w:val="11"/>
          <w:lang w:val="en-US" w:eastAsia="zh-CN"/>
        </w:rPr>
        <w:t xml:space="preserve"> b</w:t>
      </w:r>
    </w:p>
    <w:p w14:paraId="3E73F8F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t0 = a</w:t>
      </w:r>
    </w:p>
    <w:p w14:paraId="0222540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795E26"/>
          <w:sz w:val="11"/>
          <w:szCs w:val="11"/>
          <w:lang w:val="en-US" w:eastAsia="zh-CN"/>
        </w:rPr>
        <w:t>print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n</w:t>
      </w:r>
      <w:r w:rsidRPr="00A500DC">
        <w:rPr>
          <w:rFonts w:ascii="Menlo" w:eastAsia="Times New Roman" w:hAnsi="Menlo" w:cs="Menlo"/>
          <w:color w:val="A31515"/>
          <w:sz w:val="11"/>
          <w:szCs w:val="11"/>
          <w:lang w:val="en-US" w:eastAsia="zh-CN"/>
        </w:rPr>
        <w:t>Parameters</w:t>
      </w:r>
      <w:proofErr w:type="spellEnd"/>
      <w:r w:rsidRPr="00A500DC">
        <w:rPr>
          <w:rFonts w:ascii="Menlo" w:eastAsia="Times New Roman" w:hAnsi="Menlo" w:cs="Menlo"/>
          <w:color w:val="A31515"/>
          <w:sz w:val="11"/>
          <w:szCs w:val="11"/>
          <w:lang w:val="en-US" w:eastAsia="zh-CN"/>
        </w:rPr>
        <w:t xml:space="preserve"> for 100ms integration:</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n</w:t>
      </w:r>
      <w:r w:rsidRPr="00A500DC">
        <w:rPr>
          <w:rFonts w:ascii="Menlo" w:eastAsia="Times New Roman" w:hAnsi="Menlo" w:cs="Menlo"/>
          <w:color w:val="A31515"/>
          <w:sz w:val="11"/>
          <w:szCs w:val="11"/>
          <w:lang w:val="en-US" w:eastAsia="zh-CN"/>
        </w:rPr>
        <w:t>Scale</w:t>
      </w:r>
      <w:proofErr w:type="spellEnd"/>
      <w:r w:rsidRPr="00A500DC">
        <w:rPr>
          <w:rFonts w:ascii="Menlo" w:eastAsia="Times New Roman" w:hAnsi="Menlo" w:cs="Menlo"/>
          <w:color w:val="A31515"/>
          <w:sz w:val="11"/>
          <w:szCs w:val="11"/>
          <w:lang w:val="en-US" w:eastAsia="zh-CN"/>
        </w:rPr>
        <w:t xml:space="preserve"> factor: k = </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k</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n</w:t>
      </w:r>
      <w:r w:rsidRPr="00A500DC">
        <w:rPr>
          <w:rFonts w:ascii="Menlo" w:eastAsia="Times New Roman" w:hAnsi="Menlo" w:cs="Menlo"/>
          <w:color w:val="A31515"/>
          <w:sz w:val="11"/>
          <w:szCs w:val="11"/>
          <w:lang w:val="en-US" w:eastAsia="zh-CN"/>
        </w:rPr>
        <w:t>Offset</w:t>
      </w:r>
      <w:proofErr w:type="spellEnd"/>
      <w:r w:rsidRPr="00A500DC">
        <w:rPr>
          <w:rFonts w:ascii="Menlo" w:eastAsia="Times New Roman" w:hAnsi="Menlo" w:cs="Menlo"/>
          <w:color w:val="A31515"/>
          <w:sz w:val="11"/>
          <w:szCs w:val="11"/>
          <w:lang w:val="en-US" w:eastAsia="zh-CN"/>
        </w:rPr>
        <w:t xml:space="preserve">: b = </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b</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n</w:t>
      </w:r>
      <w:r w:rsidRPr="00A500DC">
        <w:rPr>
          <w:rFonts w:ascii="Menlo" w:eastAsia="Times New Roman" w:hAnsi="Menlo" w:cs="Menlo"/>
          <w:color w:val="A31515"/>
          <w:sz w:val="11"/>
          <w:szCs w:val="11"/>
          <w:lang w:val="en-US" w:eastAsia="zh-CN"/>
        </w:rPr>
        <w:t>Time</w:t>
      </w:r>
      <w:proofErr w:type="spellEnd"/>
      <w:r w:rsidRPr="00A500DC">
        <w:rPr>
          <w:rFonts w:ascii="Menlo" w:eastAsia="Times New Roman" w:hAnsi="Menlo" w:cs="Menlo"/>
          <w:color w:val="A31515"/>
          <w:sz w:val="11"/>
          <w:szCs w:val="11"/>
          <w:lang w:val="en-US" w:eastAsia="zh-CN"/>
        </w:rPr>
        <w:t xml:space="preserve"> delay: t0 = </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t0</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A31515"/>
          <w:sz w:val="11"/>
          <w:szCs w:val="11"/>
          <w:lang w:val="en-US" w:eastAsia="zh-CN"/>
        </w:rPr>
        <w:t>"</w:t>
      </w:r>
    </w:p>
    <w:p w14:paraId="79FE4A8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eastAsia="zh-CN"/>
        </w:rPr>
        <w:t>"</w:t>
      </w:r>
      <w:r w:rsidRPr="00A500DC">
        <w:rPr>
          <w:rFonts w:ascii="Menlo" w:eastAsia="Times New Roman" w:hAnsi="Menlo" w:cs="Menlo"/>
          <w:color w:val="FF0000"/>
          <w:sz w:val="11"/>
          <w:szCs w:val="11"/>
          <w:lang w:eastAsia="zh-CN"/>
        </w:rPr>
        <w:t>\</w:t>
      </w:r>
      <w:proofErr w:type="spellStart"/>
      <w:r w:rsidRPr="00A500DC">
        <w:rPr>
          <w:rFonts w:ascii="Menlo" w:eastAsia="Times New Roman" w:hAnsi="Menlo" w:cs="Menlo"/>
          <w:color w:val="FF0000"/>
          <w:sz w:val="11"/>
          <w:szCs w:val="11"/>
          <w:lang w:eastAsia="zh-CN"/>
        </w:rPr>
        <w:t>n</w:t>
      </w:r>
      <w:r w:rsidRPr="00A500DC">
        <w:rPr>
          <w:rFonts w:ascii="Menlo" w:eastAsia="Times New Roman" w:hAnsi="Menlo" w:cs="Menlo"/>
          <w:color w:val="A31515"/>
          <w:sz w:val="11"/>
          <w:szCs w:val="11"/>
          <w:lang w:eastAsia="zh-CN"/>
        </w:rPr>
        <w:t>f</w:t>
      </w:r>
      <w:proofErr w:type="spellEnd"/>
      <w:r w:rsidRPr="00A500DC">
        <w:rPr>
          <w:rFonts w:ascii="Menlo" w:eastAsia="Times New Roman" w:hAnsi="Menlo" w:cs="Menlo"/>
          <w:color w:val="A31515"/>
          <w:sz w:val="11"/>
          <w:szCs w:val="11"/>
          <w:lang w:eastAsia="zh-CN"/>
        </w:rPr>
        <w:t>(t) [dB] = k*</w:t>
      </w:r>
      <w:proofErr w:type="gramStart"/>
      <w:r w:rsidRPr="00A500DC">
        <w:rPr>
          <w:rFonts w:ascii="Menlo" w:eastAsia="Times New Roman" w:hAnsi="Menlo" w:cs="Menlo"/>
          <w:color w:val="A31515"/>
          <w:sz w:val="11"/>
          <w:szCs w:val="11"/>
          <w:lang w:eastAsia="zh-CN"/>
        </w:rPr>
        <w:t>m(</w:t>
      </w:r>
      <w:proofErr w:type="gramEnd"/>
      <w:r w:rsidRPr="00A500DC">
        <w:rPr>
          <w:rFonts w:ascii="Menlo" w:eastAsia="Times New Roman" w:hAnsi="Menlo" w:cs="Menlo"/>
          <w:color w:val="A31515"/>
          <w:sz w:val="11"/>
          <w:szCs w:val="11"/>
          <w:lang w:eastAsia="zh-CN"/>
        </w:rPr>
        <w:t>t - t_0) + b"</w:t>
      </w:r>
      <w:r w:rsidRPr="00A500DC">
        <w:rPr>
          <w:rFonts w:ascii="Menlo" w:eastAsia="Times New Roman" w:hAnsi="Menlo" w:cs="Menlo"/>
          <w:color w:val="000000"/>
          <w:sz w:val="11"/>
          <w:szCs w:val="11"/>
          <w:lang w:eastAsia="zh-CN"/>
        </w:rPr>
        <w:t>)</w:t>
      </w:r>
    </w:p>
    <w:p w14:paraId="2B7E5A3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
    <w:p w14:paraId="2958B94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Test model on all measurements</w:t>
      </w:r>
    </w:p>
    <w:p w14:paraId="4BC931A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def</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model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1080"/>
          <w:sz w:val="11"/>
          <w:szCs w:val="11"/>
          <w:lang w:val="en-US" w:eastAsia="zh-CN"/>
        </w:rPr>
        <w:t>data</w:t>
      </w:r>
      <w:r w:rsidRPr="00A500DC">
        <w:rPr>
          <w:rFonts w:ascii="Menlo" w:eastAsia="Times New Roman" w:hAnsi="Menlo" w:cs="Menlo"/>
          <w:color w:val="000000"/>
          <w:sz w:val="11"/>
          <w:szCs w:val="11"/>
          <w:lang w:val="en-US" w:eastAsia="zh-CN"/>
        </w:rPr>
        <w:t>):</w:t>
      </w:r>
    </w:p>
    <w:p w14:paraId="0082075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f = interp1</w:t>
      </w:r>
      <w:proofErr w:type="gramStart"/>
      <w:r w:rsidRPr="00A500DC">
        <w:rPr>
          <w:rFonts w:ascii="Menlo" w:eastAsia="Times New Roman" w:hAnsi="Menlo" w:cs="Menlo"/>
          <w:color w:val="000000"/>
          <w:sz w:val="11"/>
          <w:szCs w:val="11"/>
          <w:lang w:val="en-US" w:eastAsia="zh-CN"/>
        </w:rPr>
        <w:t>d(</w:t>
      </w:r>
      <w:proofErr w:type="gramEnd"/>
      <w:r w:rsidRPr="00A500DC">
        <w:rPr>
          <w:rFonts w:ascii="Menlo" w:eastAsia="Times New Roman" w:hAnsi="Menlo" w:cs="Menlo"/>
          <w:color w:val="000000"/>
          <w:sz w:val="11"/>
          <w:szCs w:val="11"/>
          <w:lang w:val="en-US" w:eastAsia="zh-CN"/>
        </w:rPr>
        <w:t xml:space="preserve">t, conv(scale(data, nephelometer.i200.values)*data), </w:t>
      </w:r>
      <w:proofErr w:type="spellStart"/>
      <w:r w:rsidRPr="00A500DC">
        <w:rPr>
          <w:rFonts w:ascii="Menlo" w:eastAsia="Times New Roman" w:hAnsi="Menlo" w:cs="Menlo"/>
          <w:color w:val="001080"/>
          <w:sz w:val="11"/>
          <w:szCs w:val="11"/>
          <w:lang w:val="en-US" w:eastAsia="zh-CN"/>
        </w:rPr>
        <w:t>bounds_error</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175F84B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return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lambda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a</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b</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c</w:t>
      </w:r>
      <w:r w:rsidRPr="00A500DC">
        <w:rPr>
          <w:rFonts w:ascii="Menlo" w:eastAsia="Times New Roman" w:hAnsi="Menlo" w:cs="Menlo"/>
          <w:color w:val="000000"/>
          <w:sz w:val="11"/>
          <w:szCs w:val="11"/>
          <w:lang w:val="en-US" w:eastAsia="zh-CN"/>
        </w:rPr>
        <w:t>: c*</w:t>
      </w:r>
      <w:proofErr w:type="gramStart"/>
      <w:r w:rsidRPr="00A500DC">
        <w:rPr>
          <w:rFonts w:ascii="Menlo" w:eastAsia="Times New Roman" w:hAnsi="Menlo" w:cs="Menlo"/>
          <w:color w:val="000000"/>
          <w:sz w:val="11"/>
          <w:szCs w:val="11"/>
          <w:lang w:val="en-US" w:eastAsia="zh-CN"/>
        </w:rPr>
        <w:t>f(</w:t>
      </w:r>
      <w:proofErr w:type="gramEnd"/>
      <w:r w:rsidRPr="00A500DC">
        <w:rPr>
          <w:rFonts w:ascii="Menlo" w:eastAsia="Times New Roman" w:hAnsi="Menlo" w:cs="Menlo"/>
          <w:color w:val="000000"/>
          <w:sz w:val="11"/>
          <w:szCs w:val="11"/>
          <w:lang w:val="en-US" w:eastAsia="zh-CN"/>
        </w:rPr>
        <w:t>t - a) + b</w:t>
      </w:r>
    </w:p>
    <w:p w14:paraId="4674507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773F58E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results</w:t>
      </w:r>
    </w:p>
    <w:p w14:paraId="5442878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sharey</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17556E2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 xml:space="preserve">(t, </w:t>
      </w:r>
      <w:proofErr w:type="spellStart"/>
      <w:r w:rsidRPr="00A500DC">
        <w:rPr>
          <w:rFonts w:ascii="Menlo" w:eastAsia="Times New Roman" w:hAnsi="Menlo" w:cs="Menlo"/>
          <w:color w:val="000000"/>
          <w:sz w:val="11"/>
          <w:szCs w:val="11"/>
          <w:lang w:eastAsia="zh-CN"/>
        </w:rPr>
        <w:t>f_ref</w:t>
      </w:r>
      <w:proofErr w:type="spellEnd"/>
      <w:r w:rsidRPr="00A500DC">
        <w:rPr>
          <w:rFonts w:ascii="Menlo" w:eastAsia="Times New Roman" w:hAnsi="Menlo" w:cs="Menlo"/>
          <w:color w:val="000000"/>
          <w:sz w:val="11"/>
          <w:szCs w:val="11"/>
          <w:lang w:eastAsia="zh-CN"/>
        </w:rPr>
        <w:t xml:space="preserve">(t),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'MIREX'</w:t>
      </w:r>
      <w:r w:rsidRPr="00A500DC">
        <w:rPr>
          <w:rFonts w:ascii="Menlo" w:eastAsia="Times New Roman" w:hAnsi="Menlo" w:cs="Menlo"/>
          <w:color w:val="000000"/>
          <w:sz w:val="11"/>
          <w:szCs w:val="11"/>
          <w:lang w:eastAsia="zh-CN"/>
        </w:rPr>
        <w:t>)</w:t>
      </w:r>
    </w:p>
    <w:p w14:paraId="436FA58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model(nephelometer.i200.values)(t,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{200}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2D2E4AA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model(nephelometer.i150.values)(t,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{150}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63F34A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model(nephelometer.i100.values)(t,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{100}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076CBCF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model(nephelometer.i50.values)(t,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{50}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7199832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model(nephelometer.i20.values)(t,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{20}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294956F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].plot(t, model(nephelometer.i10.values)(t, a, b, c), </w:t>
      </w:r>
      <w:r w:rsidRPr="00A500DC">
        <w:rPr>
          <w:rFonts w:ascii="Menlo" w:eastAsia="Times New Roman" w:hAnsi="Menlo" w:cs="Menlo"/>
          <w:color w:val="001080"/>
          <w:sz w:val="11"/>
          <w:szCs w:val="11"/>
          <w:lang w:val="en-US" w:eastAsia="zh-CN"/>
        </w:rPr>
        <w:t>alpha</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'$\SI</w:t>
      </w:r>
      <w:r w:rsidRPr="00A500DC">
        <w:rPr>
          <w:rFonts w:ascii="Menlo" w:eastAsia="Times New Roman" w:hAnsi="Menlo" w:cs="Menlo"/>
          <w:color w:val="000000"/>
          <w:sz w:val="11"/>
          <w:szCs w:val="11"/>
          <w:lang w:val="en-US" w:eastAsia="zh-CN"/>
        </w:rPr>
        <w:t>{10}</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000000"/>
          <w:sz w:val="11"/>
          <w:szCs w:val="11"/>
          <w:lang w:val="en-US" w:eastAsia="zh-CN"/>
        </w:rPr>
        <w:t>)</w:t>
      </w:r>
    </w:p>
    <w:p w14:paraId="7D994B6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0</w:t>
      </w:r>
      <w:proofErr w:type="gramStart"/>
      <w:r w:rsidRPr="00A500DC">
        <w:rPr>
          <w:rFonts w:ascii="Menlo" w:eastAsia="Times New Roman" w:hAnsi="Menlo" w:cs="Menlo"/>
          <w:color w:val="000000"/>
          <w:sz w:val="11"/>
          <w:szCs w:val="11"/>
          <w:lang w:eastAsia="zh-CN"/>
        </w:rPr>
        <w:t>].legend</w:t>
      </w:r>
      <w:proofErr w:type="gramEnd"/>
      <w:r w:rsidRPr="00A500DC">
        <w:rPr>
          <w:rFonts w:ascii="Menlo" w:eastAsia="Times New Roman" w:hAnsi="Menlo" w:cs="Menlo"/>
          <w:color w:val="000000"/>
          <w:sz w:val="11"/>
          <w:szCs w:val="11"/>
          <w:lang w:eastAsia="zh-CN"/>
        </w:rPr>
        <w:t>()</w:t>
      </w:r>
    </w:p>
    <w:p w14:paraId="7CEF28F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 xml:space="preserve">(t, </w:t>
      </w:r>
      <w:proofErr w:type="spellStart"/>
      <w:r w:rsidRPr="00A500DC">
        <w:rPr>
          <w:rFonts w:ascii="Menlo" w:eastAsia="Times New Roman" w:hAnsi="Menlo" w:cs="Menlo"/>
          <w:color w:val="000000"/>
          <w:sz w:val="11"/>
          <w:szCs w:val="11"/>
          <w:lang w:eastAsia="zh-CN"/>
        </w:rPr>
        <w:t>f_ref</w:t>
      </w:r>
      <w:proofErr w:type="spellEnd"/>
      <w:r w:rsidRPr="00A500DC">
        <w:rPr>
          <w:rFonts w:ascii="Menlo" w:eastAsia="Times New Roman" w:hAnsi="Menlo" w:cs="Menlo"/>
          <w:color w:val="000000"/>
          <w:sz w:val="11"/>
          <w:szCs w:val="11"/>
          <w:lang w:eastAsia="zh-CN"/>
        </w:rPr>
        <w:t xml:space="preserve">(t),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'MIREX'</w:t>
      </w:r>
      <w:r w:rsidRPr="00A500DC">
        <w:rPr>
          <w:rFonts w:ascii="Menlo" w:eastAsia="Times New Roman" w:hAnsi="Menlo" w:cs="Menlo"/>
          <w:color w:val="000000"/>
          <w:sz w:val="11"/>
          <w:szCs w:val="11"/>
          <w:lang w:eastAsia="zh-CN"/>
        </w:rPr>
        <w:t>)</w:t>
      </w:r>
    </w:p>
    <w:p w14:paraId="7E03E83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proofErr w:type="gramStart"/>
      <w:r w:rsidRPr="00A500DC">
        <w:rPr>
          <w:rFonts w:ascii="Menlo" w:eastAsia="Times New Roman" w:hAnsi="Menlo" w:cs="Menlo"/>
          <w:color w:val="000000"/>
          <w:sz w:val="11"/>
          <w:szCs w:val="11"/>
          <w:lang w:val="en-US" w:eastAsia="zh-CN"/>
        </w:rPr>
        <w:t>].plot</w:t>
      </w:r>
      <w:proofErr w:type="gramEnd"/>
      <w:r w:rsidRPr="00A500DC">
        <w:rPr>
          <w:rFonts w:ascii="Menlo" w:eastAsia="Times New Roman" w:hAnsi="Menlo" w:cs="Menlo"/>
          <w:color w:val="000000"/>
          <w:sz w:val="11"/>
          <w:szCs w:val="11"/>
          <w:lang w:val="en-US" w:eastAsia="zh-CN"/>
        </w:rPr>
        <w:t>(k*nephelometer.i100.values[</w:t>
      </w:r>
      <w:r w:rsidRPr="00A500DC">
        <w:rPr>
          <w:rFonts w:ascii="Menlo" w:eastAsia="Times New Roman" w:hAnsi="Menlo" w:cs="Menlo"/>
          <w:color w:val="267F99"/>
          <w:sz w:val="11"/>
          <w:szCs w:val="11"/>
          <w:lang w:val="en-US" w:eastAsia="zh-CN"/>
        </w:rPr>
        <w:t>int</w:t>
      </w:r>
      <w:r w:rsidRPr="00A500DC">
        <w:rPr>
          <w:rFonts w:ascii="Menlo" w:eastAsia="Times New Roman" w:hAnsi="Menlo" w:cs="Menlo"/>
          <w:color w:val="000000"/>
          <w:sz w:val="11"/>
          <w:szCs w:val="11"/>
          <w:lang w:val="en-US" w:eastAsia="zh-CN"/>
        </w:rPr>
        <w:t xml:space="preserve">(-t0):] + b,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Result without smoothing</w:t>
      </w:r>
    </w:p>
    <w:p w14:paraId="76F182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eastAsia="zh-CN"/>
        </w:rPr>
        <w:t>alpha</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.5</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'Messwerte</w:t>
      </w:r>
      <w:proofErr w:type="spellEnd"/>
      <w:r w:rsidRPr="00A500DC">
        <w:rPr>
          <w:rFonts w:ascii="Menlo" w:eastAsia="Times New Roman" w:hAnsi="Menlo" w:cs="Menlo"/>
          <w:color w:val="811F3F"/>
          <w:sz w:val="11"/>
          <w:szCs w:val="11"/>
          <w:lang w:eastAsia="zh-CN"/>
        </w:rPr>
        <w:t xml:space="preserve"> </w:t>
      </w:r>
      <w:r w:rsidRPr="00A500DC">
        <w:rPr>
          <w:rFonts w:ascii="Menlo" w:eastAsia="Times New Roman" w:hAnsi="Menlo" w:cs="Menlo"/>
          <w:color w:val="D16969"/>
          <w:sz w:val="11"/>
          <w:szCs w:val="11"/>
          <w:lang w:eastAsia="zh-CN"/>
        </w:rPr>
        <w:t>(</w:t>
      </w:r>
      <w:r w:rsidRPr="00A500DC">
        <w:rPr>
          <w:rFonts w:ascii="Menlo" w:eastAsia="Times New Roman" w:hAnsi="Menlo" w:cs="Menlo"/>
          <w:color w:val="811F3F"/>
          <w:sz w:val="11"/>
          <w:szCs w:val="11"/>
          <w:lang w:eastAsia="zh-CN"/>
        </w:rPr>
        <w:t>$T = \</w:t>
      </w:r>
      <w:proofErr w:type="gramStart"/>
      <w:r w:rsidRPr="00A500DC">
        <w:rPr>
          <w:rFonts w:ascii="Menlo" w:eastAsia="Times New Roman" w:hAnsi="Menlo" w:cs="Menlo"/>
          <w:color w:val="811F3F"/>
          <w:sz w:val="11"/>
          <w:szCs w:val="11"/>
          <w:lang w:eastAsia="zh-CN"/>
        </w:rPr>
        <w:t>SI</w:t>
      </w:r>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00000"/>
          <w:sz w:val="11"/>
          <w:szCs w:val="11"/>
          <w:lang w:eastAsia="zh-CN"/>
        </w:rPr>
        <w:t>100}</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\m</w:t>
      </w:r>
      <w:r w:rsidRPr="00A500DC">
        <w:rPr>
          <w:rFonts w:ascii="Menlo" w:eastAsia="Times New Roman" w:hAnsi="Menlo" w:cs="Menlo"/>
          <w:color w:val="811F3F"/>
          <w:sz w:val="11"/>
          <w:szCs w:val="11"/>
          <w:lang w:eastAsia="zh-CN"/>
        </w:rPr>
        <w:t>s}$</w:t>
      </w:r>
      <w:r w:rsidRPr="00A500DC">
        <w:rPr>
          <w:rFonts w:ascii="Menlo" w:eastAsia="Times New Roman" w:hAnsi="Menlo" w:cs="Menlo"/>
          <w:color w:val="D16969"/>
          <w:sz w:val="11"/>
          <w:szCs w:val="11"/>
          <w:lang w:eastAsia="zh-CN"/>
        </w:rPr>
        <w:t>)</w:t>
      </w:r>
      <w:r w:rsidRPr="00A500DC">
        <w:rPr>
          <w:rFonts w:ascii="Menlo" w:eastAsia="Times New Roman" w:hAnsi="Menlo" w:cs="Menlo"/>
          <w:color w:val="811F3F"/>
          <w:sz w:val="11"/>
          <w:szCs w:val="11"/>
          <w:lang w:eastAsia="zh-CN"/>
        </w:rPr>
        <w:t>'</w:t>
      </w:r>
      <w:r w:rsidRPr="00A500DC">
        <w:rPr>
          <w:rFonts w:ascii="Menlo" w:eastAsia="Times New Roman" w:hAnsi="Menlo" w:cs="Menlo"/>
          <w:color w:val="000000"/>
          <w:sz w:val="11"/>
          <w:szCs w:val="11"/>
          <w:lang w:eastAsia="zh-CN"/>
        </w:rPr>
        <w:t>)</w:t>
      </w:r>
    </w:p>
    <w:p w14:paraId="2A1E57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].plot(k*interp1d(t, conv(nephelometer.i100.values),                     </w:t>
      </w:r>
      <w:r w:rsidRPr="00A500DC">
        <w:rPr>
          <w:rFonts w:ascii="Menlo" w:eastAsia="Times New Roman" w:hAnsi="Menlo" w:cs="Menlo"/>
          <w:color w:val="008000"/>
          <w:sz w:val="11"/>
          <w:szCs w:val="11"/>
          <w:lang w:val="en-US" w:eastAsia="zh-CN"/>
        </w:rPr>
        <w:t># Result with smoothing</w:t>
      </w:r>
    </w:p>
    <w:p w14:paraId="6919F2E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eastAsia="zh-CN"/>
        </w:rPr>
        <w:t>bounds_error</w:t>
      </w:r>
      <w:proofErr w:type="spellEnd"/>
      <w:r w:rsidRPr="00A500DC">
        <w:rPr>
          <w:rFonts w:ascii="Menlo" w:eastAsia="Times New Roman" w:hAnsi="Menlo" w:cs="Menlo"/>
          <w:color w:val="000000"/>
          <w:sz w:val="11"/>
          <w:szCs w:val="11"/>
          <w:lang w:eastAsia="zh-CN"/>
        </w:rPr>
        <w:t>=</w:t>
      </w:r>
      <w:proofErr w:type="spellStart"/>
      <w:proofErr w:type="gramStart"/>
      <w:r w:rsidRPr="00A500DC">
        <w:rPr>
          <w:rFonts w:ascii="Menlo" w:eastAsia="Times New Roman" w:hAnsi="Menlo" w:cs="Menlo"/>
          <w:color w:val="0000FF"/>
          <w:sz w:val="11"/>
          <w:szCs w:val="11"/>
          <w:lang w:eastAsia="zh-CN"/>
        </w:rPr>
        <w:t>False</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00000"/>
          <w:sz w:val="11"/>
          <w:szCs w:val="11"/>
          <w:lang w:eastAsia="zh-CN"/>
        </w:rPr>
        <w:t xml:space="preserve">t - t0) + b,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'Geglättete Messwerte'</w:t>
      </w:r>
      <w:r w:rsidRPr="00A500DC">
        <w:rPr>
          <w:rFonts w:ascii="Menlo" w:eastAsia="Times New Roman" w:hAnsi="Menlo" w:cs="Menlo"/>
          <w:color w:val="000000"/>
          <w:sz w:val="11"/>
          <w:szCs w:val="11"/>
          <w:lang w:eastAsia="zh-CN"/>
        </w:rPr>
        <w:t>)</w:t>
      </w:r>
    </w:p>
    <w:p w14:paraId="2388C66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w:t>
      </w:r>
      <w:proofErr w:type="gramStart"/>
      <w:r w:rsidRPr="00A500DC">
        <w:rPr>
          <w:rFonts w:ascii="Menlo" w:eastAsia="Times New Roman" w:hAnsi="Menlo" w:cs="Menlo"/>
          <w:color w:val="000000"/>
          <w:sz w:val="11"/>
          <w:szCs w:val="11"/>
          <w:lang w:eastAsia="zh-CN"/>
        </w:rPr>
        <w:t>].legend</w:t>
      </w:r>
      <w:proofErr w:type="gramEnd"/>
      <w:r w:rsidRPr="00A500DC">
        <w:rPr>
          <w:rFonts w:ascii="Menlo" w:eastAsia="Times New Roman" w:hAnsi="Menlo" w:cs="Menlo"/>
          <w:color w:val="000000"/>
          <w:sz w:val="11"/>
          <w:szCs w:val="11"/>
          <w:lang w:eastAsia="zh-CN"/>
        </w:rPr>
        <w:t>()</w:t>
      </w:r>
    </w:p>
    <w:p w14:paraId="512F937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set_ylabel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"Dämpfung [dB]"</w:t>
      </w:r>
      <w:r w:rsidRPr="00A500DC">
        <w:rPr>
          <w:rFonts w:ascii="Menlo" w:eastAsia="Times New Roman" w:hAnsi="Menlo" w:cs="Menlo"/>
          <w:color w:val="000000"/>
          <w:sz w:val="11"/>
          <w:szCs w:val="11"/>
          <w:lang w:eastAsia="zh-CN"/>
        </w:rPr>
        <w:t>)</w:t>
      </w:r>
    </w:p>
    <w:p w14:paraId="29390B5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"Zeit [s]"</w:t>
      </w:r>
      <w:r w:rsidRPr="00A500DC">
        <w:rPr>
          <w:rFonts w:ascii="Menlo" w:eastAsia="Times New Roman" w:hAnsi="Menlo" w:cs="Menlo"/>
          <w:color w:val="000000"/>
          <w:sz w:val="11"/>
          <w:szCs w:val="11"/>
          <w:lang w:val="en-US" w:eastAsia="zh-CN"/>
        </w:rPr>
        <w:t>)</w:t>
      </w:r>
    </w:p>
    <w:p w14:paraId="0C7574B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"Zeit [s]"</w:t>
      </w:r>
      <w:r w:rsidRPr="00A500DC">
        <w:rPr>
          <w:rFonts w:ascii="Menlo" w:eastAsia="Times New Roman" w:hAnsi="Menlo" w:cs="Menlo"/>
          <w:color w:val="000000"/>
          <w:sz w:val="11"/>
          <w:szCs w:val="11"/>
          <w:lang w:val="en-US" w:eastAsia="zh-CN"/>
        </w:rPr>
        <w:t>)</w:t>
      </w:r>
    </w:p>
    <w:p w14:paraId="110B04A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'final.png'</w:t>
      </w:r>
      <w:r w:rsidRPr="00A500DC">
        <w:rPr>
          <w:rFonts w:ascii="Menlo" w:eastAsia="Times New Roman" w:hAnsi="Menlo" w:cs="Menlo"/>
          <w:color w:val="000000"/>
          <w:sz w:val="11"/>
          <w:szCs w:val="11"/>
          <w:lang w:val="en-US" w:eastAsia="zh-CN"/>
        </w:rPr>
        <w:t>)</w:t>
      </w:r>
    </w:p>
    <w:p w14:paraId="6EBDECF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073843A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Scale factors (lambda-factors)</w:t>
      </w:r>
    </w:p>
    <w:p w14:paraId="14873C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sizes = [</w:t>
      </w:r>
      <w:r w:rsidRPr="00A500DC">
        <w:rPr>
          <w:rFonts w:ascii="Menlo" w:eastAsia="Times New Roman" w:hAnsi="Menlo" w:cs="Menlo"/>
          <w:color w:val="098658"/>
          <w:sz w:val="11"/>
          <w:szCs w:val="11"/>
          <w:lang w:val="en-US" w:eastAsia="zh-CN"/>
        </w:rPr>
        <w:t>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w:t>
      </w:r>
    </w:p>
    <w:p w14:paraId="231779E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scales = </w:t>
      </w:r>
      <w:proofErr w:type="spellStart"/>
      <w:proofErr w:type="gramStart"/>
      <w:r w:rsidRPr="00A500DC">
        <w:rPr>
          <w:rFonts w:ascii="Menlo" w:eastAsia="Times New Roman" w:hAnsi="Menlo" w:cs="Menlo"/>
          <w:color w:val="000000"/>
          <w:sz w:val="11"/>
          <w:szCs w:val="11"/>
          <w:lang w:val="en-US" w:eastAsia="zh-CN"/>
        </w:rPr>
        <w:t>np.full</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np.nan</w:t>
      </w:r>
      <w:proofErr w:type="spellEnd"/>
      <w:r w:rsidRPr="00A500DC">
        <w:rPr>
          <w:rFonts w:ascii="Menlo" w:eastAsia="Times New Roman" w:hAnsi="Menlo" w:cs="Menlo"/>
          <w:color w:val="000000"/>
          <w:sz w:val="11"/>
          <w:szCs w:val="11"/>
          <w:lang w:val="en-US" w:eastAsia="zh-CN"/>
        </w:rPr>
        <w:t>)</w:t>
      </w:r>
    </w:p>
    <w:p w14:paraId="56ACF2E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scales2 = </w:t>
      </w:r>
      <w:proofErr w:type="spellStart"/>
      <w:proofErr w:type="gramStart"/>
      <w:r w:rsidRPr="00A500DC">
        <w:rPr>
          <w:rFonts w:ascii="Menlo" w:eastAsia="Times New Roman" w:hAnsi="Menlo" w:cs="Menlo"/>
          <w:color w:val="000000"/>
          <w:sz w:val="11"/>
          <w:szCs w:val="11"/>
          <w:lang w:val="en-US" w:eastAsia="zh-CN"/>
        </w:rPr>
        <w:t>np.full</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np.nan</w:t>
      </w:r>
      <w:proofErr w:type="spellEnd"/>
      <w:r w:rsidRPr="00A500DC">
        <w:rPr>
          <w:rFonts w:ascii="Menlo" w:eastAsia="Times New Roman" w:hAnsi="Menlo" w:cs="Menlo"/>
          <w:color w:val="000000"/>
          <w:sz w:val="11"/>
          <w:szCs w:val="11"/>
          <w:lang w:val="en-US" w:eastAsia="zh-CN"/>
        </w:rPr>
        <w:t>)</w:t>
      </w:r>
    </w:p>
    <w:p w14:paraId="43EE78A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a_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enumerate</w:t>
      </w:r>
      <w:r w:rsidRPr="00A500DC">
        <w:rPr>
          <w:rFonts w:ascii="Menlo" w:eastAsia="Times New Roman" w:hAnsi="Menlo" w:cs="Menlo"/>
          <w:color w:val="000000"/>
          <w:sz w:val="11"/>
          <w:szCs w:val="11"/>
          <w:lang w:val="en-US" w:eastAsia="zh-CN"/>
        </w:rPr>
        <w:t>(sizes):</w:t>
      </w:r>
    </w:p>
    <w:p w14:paraId="2E97937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for</w:t>
      </w:r>
      <w:r w:rsidRPr="00A500DC">
        <w:rPr>
          <w:rFonts w:ascii="Menlo" w:eastAsia="Times New Roman" w:hAnsi="Menlo" w:cs="Menlo"/>
          <w:color w:val="000000"/>
          <w:sz w:val="11"/>
          <w:szCs w:val="11"/>
          <w:lang w:val="en-US" w:eastAsia="zh-CN"/>
        </w:rPr>
        <w:t xml:space="preserve"> j, b_ </w:t>
      </w:r>
      <w:r w:rsidRPr="00A500DC">
        <w:rPr>
          <w:rFonts w:ascii="Menlo" w:eastAsia="Times New Roman" w:hAnsi="Menlo" w:cs="Menlo"/>
          <w:color w:val="0000FF"/>
          <w:sz w:val="11"/>
          <w:szCs w:val="11"/>
          <w:lang w:val="en-US" w:eastAsia="zh-CN"/>
        </w:rPr>
        <w:t>in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enumerate</w:t>
      </w:r>
      <w:r w:rsidRPr="00A500DC">
        <w:rPr>
          <w:rFonts w:ascii="Menlo" w:eastAsia="Times New Roman" w:hAnsi="Menlo" w:cs="Menlo"/>
          <w:color w:val="000000"/>
          <w:sz w:val="11"/>
          <w:szCs w:val="11"/>
          <w:lang w:val="en-US" w:eastAsia="zh-CN"/>
        </w:rPr>
        <w:t>(sizes[</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i</w:t>
      </w:r>
      <w:proofErr w:type="spellEnd"/>
      <w:proofErr w:type="gramEnd"/>
      <w:r w:rsidRPr="00A500DC">
        <w:rPr>
          <w:rFonts w:ascii="Menlo" w:eastAsia="Times New Roman" w:hAnsi="Menlo" w:cs="Menlo"/>
          <w:color w:val="000000"/>
          <w:sz w:val="11"/>
          <w:szCs w:val="11"/>
          <w:lang w:val="en-US" w:eastAsia="zh-CN"/>
        </w:rPr>
        <w:t>):</w:t>
      </w:r>
    </w:p>
    <w:p w14:paraId="0801B65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scales[</w:t>
      </w:r>
      <w:proofErr w:type="spellStart"/>
      <w:proofErr w:type="gramEnd"/>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j] = scale(nephelometer[</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"i</w:t>
      </w:r>
      <w:proofErr w:type="spellEnd"/>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a_</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nephelometer[</w:t>
      </w:r>
      <w:proofErr w:type="spellStart"/>
      <w:r w:rsidRPr="00A500DC">
        <w:rPr>
          <w:rFonts w:ascii="Menlo" w:eastAsia="Times New Roman" w:hAnsi="Menlo" w:cs="Menlo"/>
          <w:color w:val="0000FF"/>
          <w:sz w:val="11"/>
          <w:szCs w:val="11"/>
          <w:lang w:val="en-US" w:eastAsia="zh-CN"/>
        </w:rPr>
        <w:t>f</w:t>
      </w:r>
      <w:r w:rsidRPr="00A500DC">
        <w:rPr>
          <w:rFonts w:ascii="Menlo" w:eastAsia="Times New Roman" w:hAnsi="Menlo" w:cs="Menlo"/>
          <w:color w:val="A31515"/>
          <w:sz w:val="11"/>
          <w:szCs w:val="11"/>
          <w:lang w:val="en-US" w:eastAsia="zh-CN"/>
        </w:rPr>
        <w:t>"i</w:t>
      </w:r>
      <w:proofErr w:type="spellEnd"/>
      <w:r w:rsidRPr="00A500DC">
        <w:rPr>
          <w:rFonts w:ascii="Menlo" w:eastAsia="Times New Roman" w:hAnsi="Menlo" w:cs="Menlo"/>
          <w:color w:val="0000FF"/>
          <w:sz w:val="11"/>
          <w:szCs w:val="11"/>
          <w:lang w:val="en-US" w:eastAsia="zh-CN"/>
        </w:rPr>
        <w:t>{</w:t>
      </w:r>
      <w:r w:rsidRPr="00A500DC">
        <w:rPr>
          <w:rFonts w:ascii="Menlo" w:eastAsia="Times New Roman" w:hAnsi="Menlo" w:cs="Menlo"/>
          <w:color w:val="000000"/>
          <w:sz w:val="11"/>
          <w:szCs w:val="11"/>
          <w:lang w:val="en-US" w:eastAsia="zh-CN"/>
        </w:rPr>
        <w:t>b_</w:t>
      </w:r>
      <w:r w:rsidRPr="00A500DC">
        <w:rPr>
          <w:rFonts w:ascii="Menlo" w:eastAsia="Times New Roman" w:hAnsi="Menlo" w:cs="Menlo"/>
          <w:color w:val="0000FF"/>
          <w:sz w:val="11"/>
          <w:szCs w:val="11"/>
          <w:lang w:val="en-US" w:eastAsia="zh-CN"/>
        </w:rPr>
        <w:t>}</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44BD0D9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scales2[</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xml:space="preserve">, j] = </w:t>
      </w:r>
      <w:proofErr w:type="gramStart"/>
      <w:r w:rsidRPr="00A500DC">
        <w:rPr>
          <w:rFonts w:ascii="Menlo" w:eastAsia="Times New Roman" w:hAnsi="Menlo" w:cs="Menlo"/>
          <w:color w:val="000000"/>
          <w:sz w:val="11"/>
          <w:szCs w:val="11"/>
          <w:lang w:val="en-US" w:eastAsia="zh-CN"/>
        </w:rPr>
        <w:t>scales[</w:t>
      </w:r>
      <w:proofErr w:type="spellStart"/>
      <w:proofErr w:type="gramEnd"/>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 j] / (sizes[j] / sizes[</w:t>
      </w:r>
      <w:proofErr w:type="spellStart"/>
      <w:r w:rsidRPr="00A500DC">
        <w:rPr>
          <w:rFonts w:ascii="Menlo" w:eastAsia="Times New Roman" w:hAnsi="Menlo" w:cs="Menlo"/>
          <w:color w:val="000000"/>
          <w:sz w:val="11"/>
          <w:szCs w:val="11"/>
          <w:lang w:val="en-US" w:eastAsia="zh-CN"/>
        </w:rPr>
        <w:t>i</w:t>
      </w:r>
      <w:proofErr w:type="spellEnd"/>
      <w:r w:rsidRPr="00A500DC">
        <w:rPr>
          <w:rFonts w:ascii="Menlo" w:eastAsia="Times New Roman" w:hAnsi="Menlo" w:cs="Menlo"/>
          <w:color w:val="000000"/>
          <w:sz w:val="11"/>
          <w:szCs w:val="11"/>
          <w:lang w:val="en-US" w:eastAsia="zh-CN"/>
        </w:rPr>
        <w:t>])</w:t>
      </w:r>
    </w:p>
    <w:p w14:paraId="23BEEF2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EE8DBA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Plot scale factors</w:t>
      </w:r>
    </w:p>
    <w:p w14:paraId="764013A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fig, ax = </w:t>
      </w:r>
      <w:proofErr w:type="spellStart"/>
      <w:proofErr w:type="gramStart"/>
      <w:r w:rsidRPr="00A500DC">
        <w:rPr>
          <w:rFonts w:ascii="Menlo" w:eastAsia="Times New Roman" w:hAnsi="Menlo" w:cs="Menlo"/>
          <w:color w:val="000000"/>
          <w:sz w:val="11"/>
          <w:szCs w:val="11"/>
          <w:lang w:val="en-US" w:eastAsia="zh-CN"/>
        </w:rPr>
        <w:t>plt.subplots</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sharex</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'col'</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constrained_layout</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133FA4B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].plot(sizes, </w:t>
      </w:r>
      <w:proofErr w:type="spellStart"/>
      <w:r w:rsidRPr="00A500DC">
        <w:rPr>
          <w:rFonts w:ascii="Menlo" w:eastAsia="Times New Roman" w:hAnsi="Menlo" w:cs="Menlo"/>
          <w:color w:val="000000"/>
          <w:sz w:val="11"/>
          <w:szCs w:val="11"/>
          <w:lang w:val="en-US" w:eastAsia="zh-CN"/>
        </w:rPr>
        <w:t>np.r</w:t>
      </w:r>
      <w:proofErr w:type="spellEnd"/>
      <w:r w:rsidRPr="00A500DC">
        <w:rPr>
          <w:rFonts w:ascii="Menlo" w:eastAsia="Times New Roman" w:hAnsi="Menlo" w:cs="Menlo"/>
          <w:color w:val="000000"/>
          <w:sz w:val="11"/>
          <w:szCs w:val="11"/>
          <w:lang w:val="en-US" w:eastAsia="zh-CN"/>
        </w:rPr>
        <w:t xml:space="preserve">_[sizes] / </w:t>
      </w:r>
      <w:r w:rsidRPr="00A500DC">
        <w:rPr>
          <w:rFonts w:ascii="Menlo" w:eastAsia="Times New Roman" w:hAnsi="Menlo" w:cs="Menlo"/>
          <w:color w:val="098658"/>
          <w:sz w:val="11"/>
          <w:szCs w:val="11"/>
          <w:lang w:val="en-US" w:eastAsia="zh-CN"/>
        </w:rPr>
        <w:t>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"Ideal</w:t>
      </w:r>
      <w:proofErr w:type="spellEnd"/>
      <w:r w:rsidRPr="00A500DC">
        <w:rPr>
          <w:rFonts w:ascii="Menlo" w:eastAsia="Times New Roman" w:hAnsi="Menlo" w:cs="Menlo"/>
          <w:color w:val="811F3F"/>
          <w:sz w:val="11"/>
          <w:szCs w:val="11"/>
          <w:lang w:val="en-US" w:eastAsia="zh-CN"/>
        </w:rPr>
        <w:t xml:space="preserve">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\f</w:t>
      </w:r>
      <w:r w:rsidRPr="00A500DC">
        <w:rPr>
          <w:rFonts w:ascii="Menlo" w:eastAsia="Times New Roman" w:hAnsi="Menlo" w:cs="Menlo"/>
          <w:color w:val="811F3F"/>
          <w:sz w:val="11"/>
          <w:szCs w:val="11"/>
          <w:lang w:val="en-US" w:eastAsia="zh-CN"/>
        </w:rPr>
        <w:t>rac{T_2}{T_1}$</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0B9E1A3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lastRenderedPageBreak/>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].plot(sizes, scales[</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A31515"/>
          <w:sz w:val="11"/>
          <w:szCs w:val="11"/>
          <w:lang w:val="en-US" w:eastAsia="zh-CN"/>
        </w:rPr>
        <w:t>'C0.-'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label</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Tatsächlich</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4B60190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text</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120</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0.25</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"$T_1 = \SI</w:t>
      </w:r>
      <w:r w:rsidRPr="00A500DC">
        <w:rPr>
          <w:rFonts w:ascii="Menlo" w:eastAsia="Times New Roman" w:hAnsi="Menlo" w:cs="Menlo"/>
          <w:color w:val="000000"/>
          <w:sz w:val="11"/>
          <w:szCs w:val="11"/>
          <w:lang w:eastAsia="zh-CN"/>
        </w:rPr>
        <w:t>{200}</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\m</w:t>
      </w:r>
      <w:r w:rsidRPr="00A500DC">
        <w:rPr>
          <w:rFonts w:ascii="Menlo" w:eastAsia="Times New Roman" w:hAnsi="Menlo" w:cs="Menlo"/>
          <w:color w:val="811F3F"/>
          <w:sz w:val="11"/>
          <w:szCs w:val="11"/>
          <w:lang w:eastAsia="zh-CN"/>
        </w:rPr>
        <w:t>s}$"</w:t>
      </w:r>
      <w:r w:rsidRPr="00A500DC">
        <w:rPr>
          <w:rFonts w:ascii="Menlo" w:eastAsia="Times New Roman" w:hAnsi="Menlo" w:cs="Menlo"/>
          <w:color w:val="000000"/>
          <w:sz w:val="11"/>
          <w:szCs w:val="11"/>
          <w:lang w:eastAsia="zh-CN"/>
        </w:rPr>
        <w:t>)</w:t>
      </w:r>
    </w:p>
    <w:p w14:paraId="40ADF1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].legend()</w:t>
      </w:r>
    </w:p>
    <w:p w14:paraId="6C1A474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\l</w:t>
      </w:r>
      <w:r w:rsidRPr="00A500DC">
        <w:rPr>
          <w:rFonts w:ascii="Menlo" w:eastAsia="Times New Roman" w:hAnsi="Menlo" w:cs="Menlo"/>
          <w:color w:val="811F3F"/>
          <w:sz w:val="11"/>
          <w:szCs w:val="11"/>
          <w:lang w:val="en-US" w:eastAsia="zh-CN"/>
        </w:rPr>
        <w:t>ambda_{T_1</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r</w:t>
      </w:r>
      <w:r w:rsidRPr="00A500DC">
        <w:rPr>
          <w:rFonts w:ascii="Menlo" w:eastAsia="Times New Roman" w:hAnsi="Menlo" w:cs="Menlo"/>
          <w:color w:val="811F3F"/>
          <w:sz w:val="11"/>
          <w:szCs w:val="11"/>
          <w:lang w:val="en-US" w:eastAsia="zh-CN"/>
        </w:rPr>
        <w:t>ightarrow</w:t>
      </w:r>
      <w:proofErr w:type="spellEnd"/>
      <w:r w:rsidRPr="00A500DC">
        <w:rPr>
          <w:rFonts w:ascii="Menlo" w:eastAsia="Times New Roman" w:hAnsi="Menlo" w:cs="Menlo"/>
          <w:color w:val="811F3F"/>
          <w:sz w:val="11"/>
          <w:szCs w:val="11"/>
          <w:lang w:val="en-US" w:eastAsia="zh-CN"/>
        </w:rPr>
        <w:t xml:space="preserve"> T_2}$"</w:t>
      </w:r>
      <w:r w:rsidRPr="00A500DC">
        <w:rPr>
          <w:rFonts w:ascii="Menlo" w:eastAsia="Times New Roman" w:hAnsi="Menlo" w:cs="Menlo"/>
          <w:color w:val="000000"/>
          <w:sz w:val="11"/>
          <w:szCs w:val="11"/>
          <w:lang w:val="en-US" w:eastAsia="zh-CN"/>
        </w:rPr>
        <w:t>)</w:t>
      </w:r>
    </w:p>
    <w:p w14:paraId="472E7B8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sizes</w:t>
      </w:r>
      <w:proofErr w:type="spellEnd"/>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795E26"/>
          <w:sz w:val="11"/>
          <w:szCs w:val="11"/>
          <w:lang w:eastAsia="zh-CN"/>
        </w:rPr>
        <w:t>len</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sizes</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A31515"/>
          <w:sz w:val="11"/>
          <w:szCs w:val="11"/>
          <w:lang w:eastAsia="zh-CN"/>
        </w:rPr>
        <w:t>'C1-'</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"Ideal (1)"</w:t>
      </w:r>
      <w:r w:rsidRPr="00A500DC">
        <w:rPr>
          <w:rFonts w:ascii="Menlo" w:eastAsia="Times New Roman" w:hAnsi="Menlo" w:cs="Menlo"/>
          <w:color w:val="000000"/>
          <w:sz w:val="11"/>
          <w:szCs w:val="11"/>
          <w:lang w:eastAsia="zh-CN"/>
        </w:rPr>
        <w:t>)</w:t>
      </w:r>
    </w:p>
    <w:p w14:paraId="5D462EE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plot</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sizes</w:t>
      </w:r>
      <w:proofErr w:type="spellEnd"/>
      <w:r w:rsidRPr="00A500DC">
        <w:rPr>
          <w:rFonts w:ascii="Menlo" w:eastAsia="Times New Roman" w:hAnsi="Menlo" w:cs="Menlo"/>
          <w:color w:val="000000"/>
          <w:sz w:val="11"/>
          <w:szCs w:val="11"/>
          <w:lang w:eastAsia="zh-CN"/>
        </w:rPr>
        <w:t>, scales2[</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 xml:space="preserve">, :], </w:t>
      </w:r>
      <w:r w:rsidRPr="00A500DC">
        <w:rPr>
          <w:rFonts w:ascii="Menlo" w:eastAsia="Times New Roman" w:hAnsi="Menlo" w:cs="Menlo"/>
          <w:color w:val="A31515"/>
          <w:sz w:val="11"/>
          <w:szCs w:val="11"/>
          <w:lang w:eastAsia="zh-CN"/>
        </w:rPr>
        <w:t>'C0.-'</w:t>
      </w:r>
      <w:r w:rsidRPr="00A500DC">
        <w:rPr>
          <w:rFonts w:ascii="Menlo" w:eastAsia="Times New Roman" w:hAnsi="Menlo" w:cs="Menlo"/>
          <w:color w:val="000000"/>
          <w:sz w:val="11"/>
          <w:szCs w:val="11"/>
          <w:lang w:eastAsia="zh-CN"/>
        </w:rPr>
        <w:t xml:space="preserve">, </w:t>
      </w:r>
      <w:proofErr w:type="spellStart"/>
      <w:r w:rsidRPr="00A500DC">
        <w:rPr>
          <w:rFonts w:ascii="Menlo" w:eastAsia="Times New Roman" w:hAnsi="Menlo" w:cs="Menlo"/>
          <w:color w:val="001080"/>
          <w:sz w:val="11"/>
          <w:szCs w:val="11"/>
          <w:lang w:eastAsia="zh-CN"/>
        </w:rPr>
        <w:t>label</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A31515"/>
          <w:sz w:val="11"/>
          <w:szCs w:val="11"/>
          <w:lang w:eastAsia="zh-CN"/>
        </w:rPr>
        <w:t>"Tatsächlich"</w:t>
      </w:r>
      <w:r w:rsidRPr="00A500DC">
        <w:rPr>
          <w:rFonts w:ascii="Menlo" w:eastAsia="Times New Roman" w:hAnsi="Menlo" w:cs="Menlo"/>
          <w:color w:val="000000"/>
          <w:sz w:val="11"/>
          <w:szCs w:val="11"/>
          <w:lang w:eastAsia="zh-CN"/>
        </w:rPr>
        <w:t>)</w:t>
      </w:r>
    </w:p>
    <w:p w14:paraId="68814E1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proofErr w:type="gram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proofErr w:type="gramEnd"/>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text</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120</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1.06</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000FF"/>
          <w:sz w:val="11"/>
          <w:szCs w:val="11"/>
          <w:lang w:eastAsia="zh-CN"/>
        </w:rPr>
        <w:t>r</w:t>
      </w:r>
      <w:r w:rsidRPr="00A500DC">
        <w:rPr>
          <w:rFonts w:ascii="Menlo" w:eastAsia="Times New Roman" w:hAnsi="Menlo" w:cs="Menlo"/>
          <w:color w:val="811F3F"/>
          <w:sz w:val="11"/>
          <w:szCs w:val="11"/>
          <w:lang w:eastAsia="zh-CN"/>
        </w:rPr>
        <w:t>"$T_1 = \SI</w:t>
      </w:r>
      <w:r w:rsidRPr="00A500DC">
        <w:rPr>
          <w:rFonts w:ascii="Menlo" w:eastAsia="Times New Roman" w:hAnsi="Menlo" w:cs="Menlo"/>
          <w:color w:val="000000"/>
          <w:sz w:val="11"/>
          <w:szCs w:val="11"/>
          <w:lang w:eastAsia="zh-CN"/>
        </w:rPr>
        <w:t>{200}</w:t>
      </w:r>
      <w:r w:rsidRPr="00A500DC">
        <w:rPr>
          <w:rFonts w:ascii="Menlo" w:eastAsia="Times New Roman" w:hAnsi="Menlo" w:cs="Menlo"/>
          <w:color w:val="811F3F"/>
          <w:sz w:val="11"/>
          <w:szCs w:val="11"/>
          <w:lang w:eastAsia="zh-CN"/>
        </w:rPr>
        <w:t>{</w:t>
      </w:r>
      <w:r w:rsidRPr="00A500DC">
        <w:rPr>
          <w:rFonts w:ascii="Menlo" w:eastAsia="Times New Roman" w:hAnsi="Menlo" w:cs="Menlo"/>
          <w:color w:val="FF0000"/>
          <w:sz w:val="11"/>
          <w:szCs w:val="11"/>
          <w:lang w:eastAsia="zh-CN"/>
        </w:rPr>
        <w:t>\m</w:t>
      </w:r>
      <w:r w:rsidRPr="00A500DC">
        <w:rPr>
          <w:rFonts w:ascii="Menlo" w:eastAsia="Times New Roman" w:hAnsi="Menlo" w:cs="Menlo"/>
          <w:color w:val="811F3F"/>
          <w:sz w:val="11"/>
          <w:szCs w:val="11"/>
          <w:lang w:eastAsia="zh-CN"/>
        </w:rPr>
        <w:t>s}$"</w:t>
      </w:r>
      <w:r w:rsidRPr="00A500DC">
        <w:rPr>
          <w:rFonts w:ascii="Menlo" w:eastAsia="Times New Roman" w:hAnsi="Menlo" w:cs="Menlo"/>
          <w:color w:val="000000"/>
          <w:sz w:val="11"/>
          <w:szCs w:val="11"/>
          <w:lang w:eastAsia="zh-CN"/>
        </w:rPr>
        <w:t>)</w:t>
      </w:r>
    </w:p>
    <w:p w14:paraId="439DDF3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].legend()</w:t>
      </w:r>
    </w:p>
    <w:p w14:paraId="1A88009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FF0000"/>
          <w:sz w:val="11"/>
          <w:szCs w:val="11"/>
          <w:lang w:val="en-US" w:eastAsia="zh-CN"/>
        </w:rPr>
        <w:t>\l</w:t>
      </w:r>
      <w:r w:rsidRPr="00A500DC">
        <w:rPr>
          <w:rFonts w:ascii="Menlo" w:eastAsia="Times New Roman" w:hAnsi="Menlo" w:cs="Menlo"/>
          <w:color w:val="811F3F"/>
          <w:sz w:val="11"/>
          <w:szCs w:val="11"/>
          <w:lang w:val="en-US" w:eastAsia="zh-CN"/>
        </w:rPr>
        <w:t>ambda_{T_1</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r</w:t>
      </w:r>
      <w:r w:rsidRPr="00A500DC">
        <w:rPr>
          <w:rFonts w:ascii="Menlo" w:eastAsia="Times New Roman" w:hAnsi="Menlo" w:cs="Menlo"/>
          <w:color w:val="811F3F"/>
          <w:sz w:val="11"/>
          <w:szCs w:val="11"/>
          <w:lang w:val="en-US" w:eastAsia="zh-CN"/>
        </w:rPr>
        <w:t>ightarrow</w:t>
      </w:r>
      <w:proofErr w:type="spellEnd"/>
      <w:r w:rsidRPr="00A500DC">
        <w:rPr>
          <w:rFonts w:ascii="Menlo" w:eastAsia="Times New Roman" w:hAnsi="Menlo" w:cs="Menlo"/>
          <w:color w:val="811F3F"/>
          <w:sz w:val="11"/>
          <w:szCs w:val="11"/>
          <w:lang w:val="en-US" w:eastAsia="zh-CN"/>
        </w:rPr>
        <w:t xml:space="preserve"> T_2}</w:t>
      </w:r>
      <w:r w:rsidRPr="00A500DC">
        <w:rPr>
          <w:rFonts w:ascii="Menlo" w:eastAsia="Times New Roman" w:hAnsi="Menlo" w:cs="Menlo"/>
          <w:color w:val="FF0000"/>
          <w:sz w:val="11"/>
          <w:szCs w:val="11"/>
          <w:lang w:val="en-US" w:eastAsia="zh-CN"/>
        </w:rPr>
        <w:t>\</w:t>
      </w:r>
      <w:proofErr w:type="spellStart"/>
      <w:r w:rsidRPr="00A500DC">
        <w:rPr>
          <w:rFonts w:ascii="Menlo" w:eastAsia="Times New Roman" w:hAnsi="Menlo" w:cs="Menlo"/>
          <w:color w:val="FF0000"/>
          <w:sz w:val="11"/>
          <w:szCs w:val="11"/>
          <w:lang w:val="en-US" w:eastAsia="zh-CN"/>
        </w:rPr>
        <w:t>c</w:t>
      </w:r>
      <w:r w:rsidRPr="00A500DC">
        <w:rPr>
          <w:rFonts w:ascii="Menlo" w:eastAsia="Times New Roman" w:hAnsi="Menlo" w:cs="Menlo"/>
          <w:color w:val="811F3F"/>
          <w:sz w:val="11"/>
          <w:szCs w:val="11"/>
          <w:lang w:val="en-US" w:eastAsia="zh-CN"/>
        </w:rPr>
        <w:t>dot</w:t>
      </w:r>
      <w:proofErr w:type="spellEnd"/>
      <w:r w:rsidRPr="00A500DC">
        <w:rPr>
          <w:rFonts w:ascii="Menlo" w:eastAsia="Times New Roman" w:hAnsi="Menlo" w:cs="Menlo"/>
          <w:color w:val="FF0000"/>
          <w:sz w:val="11"/>
          <w:szCs w:val="11"/>
          <w:lang w:val="en-US" w:eastAsia="zh-CN"/>
        </w:rPr>
        <w:t>\f</w:t>
      </w:r>
      <w:r w:rsidRPr="00A500DC">
        <w:rPr>
          <w:rFonts w:ascii="Menlo" w:eastAsia="Times New Roman" w:hAnsi="Menlo" w:cs="Menlo"/>
          <w:color w:val="811F3F"/>
          <w:sz w:val="11"/>
          <w:szCs w:val="11"/>
          <w:lang w:val="en-US" w:eastAsia="zh-CN"/>
        </w:rPr>
        <w:t>rac{T_1}{T_2}$"</w:t>
      </w:r>
      <w:r w:rsidRPr="00A500DC">
        <w:rPr>
          <w:rFonts w:ascii="Menlo" w:eastAsia="Times New Roman" w:hAnsi="Menlo" w:cs="Menlo"/>
          <w:color w:val="000000"/>
          <w:sz w:val="11"/>
          <w:szCs w:val="11"/>
          <w:lang w:val="en-US" w:eastAsia="zh-CN"/>
        </w:rPr>
        <w:t>)</w:t>
      </w:r>
    </w:p>
    <w:p w14:paraId="6E8A832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set_xticks</w:t>
      </w:r>
      <w:proofErr w:type="spellEnd"/>
      <w:r w:rsidRPr="00A500DC">
        <w:rPr>
          <w:rFonts w:ascii="Menlo" w:eastAsia="Times New Roman" w:hAnsi="Menlo" w:cs="Menlo"/>
          <w:color w:val="000000"/>
          <w:sz w:val="11"/>
          <w:szCs w:val="11"/>
          <w:lang w:val="en-US" w:eastAsia="zh-CN"/>
        </w:rPr>
        <w:t>(sizes)</w:t>
      </w:r>
    </w:p>
    <w:p w14:paraId="52D57BA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 xml:space="preserve">"$T_2$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62F4A60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im</w:t>
      </w:r>
      <w:proofErr w:type="spellEnd"/>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imshow</w:t>
      </w:r>
      <w:proofErr w:type="spellEnd"/>
      <w:r w:rsidRPr="00A500DC">
        <w:rPr>
          <w:rFonts w:ascii="Menlo" w:eastAsia="Times New Roman" w:hAnsi="Menlo" w:cs="Menlo"/>
          <w:color w:val="000000"/>
          <w:sz w:val="11"/>
          <w:szCs w:val="11"/>
          <w:lang w:val="en-US" w:eastAsia="zh-CN"/>
        </w:rPr>
        <w:t xml:space="preserve">(scales, </w:t>
      </w:r>
      <w:proofErr w:type="spellStart"/>
      <w:r w:rsidRPr="00A500DC">
        <w:rPr>
          <w:rFonts w:ascii="Menlo" w:eastAsia="Times New Roman" w:hAnsi="Menlo" w:cs="Menlo"/>
          <w:color w:val="001080"/>
          <w:sz w:val="11"/>
          <w:szCs w:val="11"/>
          <w:lang w:val="en-US" w:eastAsia="zh-CN"/>
        </w:rPr>
        <w:t>cmap</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viridis</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vmin</w:t>
      </w:r>
      <w:proofErr w:type="spellEnd"/>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get_ylim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vmax</w:t>
      </w:r>
      <w:proofErr w:type="spellEnd"/>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get_ylim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5E9252E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cbar</w:t>
      </w:r>
      <w:proofErr w:type="spellEnd"/>
      <w:r w:rsidRPr="00A500DC">
        <w:rPr>
          <w:rFonts w:ascii="Menlo" w:eastAsia="Times New Roman" w:hAnsi="Menlo" w:cs="Menlo"/>
          <w:color w:val="000000"/>
          <w:sz w:val="11"/>
          <w:szCs w:val="11"/>
          <w:lang w:eastAsia="zh-CN"/>
        </w:rPr>
        <w:t xml:space="preserve"> = </w:t>
      </w:r>
      <w:proofErr w:type="spellStart"/>
      <w:proofErr w:type="gramStart"/>
      <w:r w:rsidRPr="00A500DC">
        <w:rPr>
          <w:rFonts w:ascii="Menlo" w:eastAsia="Times New Roman" w:hAnsi="Menlo" w:cs="Menlo"/>
          <w:color w:val="000000"/>
          <w:sz w:val="11"/>
          <w:szCs w:val="11"/>
          <w:lang w:eastAsia="zh-CN"/>
        </w:rPr>
        <w:t>fig.colorbar</w:t>
      </w:r>
      <w:proofErr w:type="spellEnd"/>
      <w:proofErr w:type="gramEnd"/>
      <w:r w:rsidRPr="00A500DC">
        <w:rPr>
          <w:rFonts w:ascii="Menlo" w:eastAsia="Times New Roman" w:hAnsi="Menlo" w:cs="Menlo"/>
          <w:color w:val="000000"/>
          <w:sz w:val="11"/>
          <w:szCs w:val="11"/>
          <w:lang w:eastAsia="zh-CN"/>
        </w:rPr>
        <w:t xml:space="preserve">(im, </w:t>
      </w:r>
      <w:proofErr w:type="spellStart"/>
      <w:r w:rsidRPr="00A500DC">
        <w:rPr>
          <w:rFonts w:ascii="Menlo" w:eastAsia="Times New Roman" w:hAnsi="Menlo" w:cs="Menlo"/>
          <w:color w:val="001080"/>
          <w:sz w:val="11"/>
          <w:szCs w:val="11"/>
          <w:lang w:eastAsia="zh-CN"/>
        </w:rPr>
        <w:t>ax</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
    <w:p w14:paraId="2E8250A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].grid(</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585C615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set_xticks</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np.arange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w:t>
      </w:r>
    </w:p>
    <w:p w14:paraId="6B0E540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yaxis.set_major_formatter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mpl.ticker.IndexFormatter</w:t>
      </w:r>
      <w:proofErr w:type="spellEnd"/>
      <w:r w:rsidRPr="00A500DC">
        <w:rPr>
          <w:rFonts w:ascii="Menlo" w:eastAsia="Times New Roman" w:hAnsi="Menlo" w:cs="Menlo"/>
          <w:color w:val="000000"/>
          <w:sz w:val="11"/>
          <w:szCs w:val="11"/>
          <w:lang w:val="en-US" w:eastAsia="zh-CN"/>
        </w:rPr>
        <w:t>(sizes))</w:t>
      </w:r>
    </w:p>
    <w:p w14:paraId="1FBAE7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 xml:space="preserve">"$T_1$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605ECAC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im</w:t>
      </w:r>
      <w:proofErr w:type="spellEnd"/>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imshow</w:t>
      </w:r>
      <w:proofErr w:type="spellEnd"/>
      <w:r w:rsidRPr="00A500DC">
        <w:rPr>
          <w:rFonts w:ascii="Menlo" w:eastAsia="Times New Roman" w:hAnsi="Menlo" w:cs="Menlo"/>
          <w:color w:val="000000"/>
          <w:sz w:val="11"/>
          <w:szCs w:val="11"/>
          <w:lang w:val="en-US" w:eastAsia="zh-CN"/>
        </w:rPr>
        <w:t xml:space="preserve">(scales2, </w:t>
      </w:r>
      <w:proofErr w:type="spellStart"/>
      <w:r w:rsidRPr="00A500DC">
        <w:rPr>
          <w:rFonts w:ascii="Menlo" w:eastAsia="Times New Roman" w:hAnsi="Menlo" w:cs="Menlo"/>
          <w:color w:val="001080"/>
          <w:sz w:val="11"/>
          <w:szCs w:val="11"/>
          <w:lang w:val="en-US" w:eastAsia="zh-CN"/>
        </w:rPr>
        <w:t>cmap</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viridis</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vmin</w:t>
      </w:r>
      <w:proofErr w:type="spellEnd"/>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get_ylim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1080"/>
          <w:sz w:val="11"/>
          <w:szCs w:val="11"/>
          <w:lang w:val="en-US" w:eastAsia="zh-CN"/>
        </w:rPr>
        <w:t>vmax</w:t>
      </w:r>
      <w:proofErr w:type="spellEnd"/>
      <w:r w:rsidRPr="00A500DC">
        <w:rPr>
          <w:rFonts w:ascii="Menlo" w:eastAsia="Times New Roman" w:hAnsi="Menlo" w:cs="Menlo"/>
          <w:color w:val="000000"/>
          <w:sz w:val="11"/>
          <w:szCs w:val="11"/>
          <w:lang w:val="en-US" w:eastAsia="zh-CN"/>
        </w:rPr>
        <w:t>=ax[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get_ylim</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2F97046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proofErr w:type="spellStart"/>
      <w:r w:rsidRPr="00A500DC">
        <w:rPr>
          <w:rFonts w:ascii="Menlo" w:eastAsia="Times New Roman" w:hAnsi="Menlo" w:cs="Menlo"/>
          <w:color w:val="000000"/>
          <w:sz w:val="11"/>
          <w:szCs w:val="11"/>
          <w:lang w:eastAsia="zh-CN"/>
        </w:rPr>
        <w:t>cbar</w:t>
      </w:r>
      <w:proofErr w:type="spellEnd"/>
      <w:r w:rsidRPr="00A500DC">
        <w:rPr>
          <w:rFonts w:ascii="Menlo" w:eastAsia="Times New Roman" w:hAnsi="Menlo" w:cs="Menlo"/>
          <w:color w:val="000000"/>
          <w:sz w:val="11"/>
          <w:szCs w:val="11"/>
          <w:lang w:eastAsia="zh-CN"/>
        </w:rPr>
        <w:t xml:space="preserve"> = </w:t>
      </w:r>
      <w:proofErr w:type="spellStart"/>
      <w:proofErr w:type="gramStart"/>
      <w:r w:rsidRPr="00A500DC">
        <w:rPr>
          <w:rFonts w:ascii="Menlo" w:eastAsia="Times New Roman" w:hAnsi="Menlo" w:cs="Menlo"/>
          <w:color w:val="000000"/>
          <w:sz w:val="11"/>
          <w:szCs w:val="11"/>
          <w:lang w:eastAsia="zh-CN"/>
        </w:rPr>
        <w:t>fig.colorbar</w:t>
      </w:r>
      <w:proofErr w:type="spellEnd"/>
      <w:proofErr w:type="gramEnd"/>
      <w:r w:rsidRPr="00A500DC">
        <w:rPr>
          <w:rFonts w:ascii="Menlo" w:eastAsia="Times New Roman" w:hAnsi="Menlo" w:cs="Menlo"/>
          <w:color w:val="000000"/>
          <w:sz w:val="11"/>
          <w:szCs w:val="11"/>
          <w:lang w:eastAsia="zh-CN"/>
        </w:rPr>
        <w:t xml:space="preserve">(im, </w:t>
      </w:r>
      <w:proofErr w:type="spellStart"/>
      <w:r w:rsidRPr="00A500DC">
        <w:rPr>
          <w:rFonts w:ascii="Menlo" w:eastAsia="Times New Roman" w:hAnsi="Menlo" w:cs="Menlo"/>
          <w:color w:val="001080"/>
          <w:sz w:val="11"/>
          <w:szCs w:val="11"/>
          <w:lang w:eastAsia="zh-CN"/>
        </w:rPr>
        <w:t>ax</w:t>
      </w:r>
      <w:proofErr w:type="spellEnd"/>
      <w:r w:rsidRPr="00A500DC">
        <w:rPr>
          <w:rFonts w:ascii="Menlo" w:eastAsia="Times New Roman" w:hAnsi="Menlo" w:cs="Menlo"/>
          <w:color w:val="000000"/>
          <w:sz w:val="11"/>
          <w:szCs w:val="11"/>
          <w:lang w:eastAsia="zh-CN"/>
        </w:rPr>
        <w:t>=</w:t>
      </w:r>
      <w:proofErr w:type="spellStart"/>
      <w:r w:rsidRPr="00A500DC">
        <w:rPr>
          <w:rFonts w:ascii="Menlo" w:eastAsia="Times New Roman" w:hAnsi="Menlo" w:cs="Menlo"/>
          <w:color w:val="000000"/>
          <w:sz w:val="11"/>
          <w:szCs w:val="11"/>
          <w:lang w:eastAsia="zh-CN"/>
        </w:rPr>
        <w:t>ax</w:t>
      </w:r>
      <w:proofErr w:type="spellEnd"/>
      <w:r w:rsidRPr="00A500DC">
        <w:rPr>
          <w:rFonts w:ascii="Menlo" w:eastAsia="Times New Roman" w:hAnsi="Menlo" w:cs="Menlo"/>
          <w:color w:val="000000"/>
          <w:sz w:val="11"/>
          <w:szCs w:val="11"/>
          <w:lang w:eastAsia="zh-CN"/>
        </w:rPr>
        <w:t>[</w:t>
      </w:r>
      <w:r w:rsidRPr="00A500DC">
        <w:rPr>
          <w:rFonts w:ascii="Menlo" w:eastAsia="Times New Roman" w:hAnsi="Menlo" w:cs="Menlo"/>
          <w:color w:val="098658"/>
          <w:sz w:val="11"/>
          <w:szCs w:val="11"/>
          <w:lang w:eastAsia="zh-CN"/>
        </w:rPr>
        <w:t>1</w:t>
      </w:r>
      <w:r w:rsidRPr="00A500DC">
        <w:rPr>
          <w:rFonts w:ascii="Menlo" w:eastAsia="Times New Roman" w:hAnsi="Menlo" w:cs="Menlo"/>
          <w:color w:val="000000"/>
          <w:sz w:val="11"/>
          <w:szCs w:val="11"/>
          <w:lang w:eastAsia="zh-CN"/>
        </w:rPr>
        <w:t xml:space="preserve">, </w:t>
      </w:r>
      <w:r w:rsidRPr="00A500DC">
        <w:rPr>
          <w:rFonts w:ascii="Menlo" w:eastAsia="Times New Roman" w:hAnsi="Menlo" w:cs="Menlo"/>
          <w:color w:val="098658"/>
          <w:sz w:val="11"/>
          <w:szCs w:val="11"/>
          <w:lang w:eastAsia="zh-CN"/>
        </w:rPr>
        <w:t>0</w:t>
      </w:r>
      <w:r w:rsidRPr="00A500DC">
        <w:rPr>
          <w:rFonts w:ascii="Menlo" w:eastAsia="Times New Roman" w:hAnsi="Menlo" w:cs="Menlo"/>
          <w:color w:val="000000"/>
          <w:sz w:val="11"/>
          <w:szCs w:val="11"/>
          <w:lang w:eastAsia="zh-CN"/>
        </w:rPr>
        <w:t>])</w:t>
      </w:r>
    </w:p>
    <w:p w14:paraId="4F9176E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].grid(</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1A8C5E2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set_xticks</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np.arange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6</w:t>
      </w:r>
      <w:r w:rsidRPr="00A500DC">
        <w:rPr>
          <w:rFonts w:ascii="Menlo" w:eastAsia="Times New Roman" w:hAnsi="Menlo" w:cs="Menlo"/>
          <w:color w:val="000000"/>
          <w:sz w:val="11"/>
          <w:szCs w:val="11"/>
          <w:lang w:val="en-US" w:eastAsia="zh-CN"/>
        </w:rPr>
        <w:t>))</w:t>
      </w:r>
    </w:p>
    <w:p w14:paraId="1605DCC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yaxis.set_major_formatter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mpl.ticker.IndexFormatter</w:t>
      </w:r>
      <w:proofErr w:type="spellEnd"/>
      <w:r w:rsidRPr="00A500DC">
        <w:rPr>
          <w:rFonts w:ascii="Menlo" w:eastAsia="Times New Roman" w:hAnsi="Menlo" w:cs="Menlo"/>
          <w:color w:val="000000"/>
          <w:sz w:val="11"/>
          <w:szCs w:val="11"/>
          <w:lang w:val="en-US" w:eastAsia="zh-CN"/>
        </w:rPr>
        <w:t>(sizes))</w:t>
      </w:r>
    </w:p>
    <w:p w14:paraId="79F2D45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xaxis.set_major_formatter</w:t>
      </w:r>
      <w:proofErr w:type="spellEnd"/>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mpl.ticker.IndexFormatter</w:t>
      </w:r>
      <w:proofErr w:type="spellEnd"/>
      <w:r w:rsidRPr="00A500DC">
        <w:rPr>
          <w:rFonts w:ascii="Menlo" w:eastAsia="Times New Roman" w:hAnsi="Menlo" w:cs="Menlo"/>
          <w:color w:val="000000"/>
          <w:sz w:val="11"/>
          <w:szCs w:val="11"/>
          <w:lang w:val="en-US" w:eastAsia="zh-CN"/>
        </w:rPr>
        <w:t>(sizes))</w:t>
      </w:r>
    </w:p>
    <w:p w14:paraId="73C913F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set_xlabel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 xml:space="preserve">"$T_2$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040F455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gramStart"/>
      <w:r w:rsidRPr="00A500DC">
        <w:rPr>
          <w:rFonts w:ascii="Menlo" w:eastAsia="Times New Roman" w:hAnsi="Menlo" w:cs="Menlo"/>
          <w:color w:val="000000"/>
          <w:sz w:val="11"/>
          <w:szCs w:val="11"/>
          <w:lang w:val="en-US" w:eastAsia="zh-CN"/>
        </w:rPr>
        <w:t>ax[</w:t>
      </w:r>
      <w:proofErr w:type="gramEnd"/>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roofErr w:type="spellStart"/>
      <w:r w:rsidRPr="00A500DC">
        <w:rPr>
          <w:rFonts w:ascii="Menlo" w:eastAsia="Times New Roman" w:hAnsi="Menlo" w:cs="Menlo"/>
          <w:color w:val="000000"/>
          <w:sz w:val="11"/>
          <w:szCs w:val="11"/>
          <w:lang w:val="en-US" w:eastAsia="zh-CN"/>
        </w:rPr>
        <w:t>set_ylabel</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000FF"/>
          <w:sz w:val="11"/>
          <w:szCs w:val="11"/>
          <w:lang w:val="en-US" w:eastAsia="zh-CN"/>
        </w:rPr>
        <w:t>r</w:t>
      </w:r>
      <w:r w:rsidRPr="00A500DC">
        <w:rPr>
          <w:rFonts w:ascii="Menlo" w:eastAsia="Times New Roman" w:hAnsi="Menlo" w:cs="Menlo"/>
          <w:color w:val="811F3F"/>
          <w:sz w:val="11"/>
          <w:szCs w:val="11"/>
          <w:lang w:val="en-US" w:eastAsia="zh-CN"/>
        </w:rPr>
        <w:t xml:space="preserve">"$T_1$ </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ms</w:t>
      </w:r>
      <w:r w:rsidRPr="00A500DC">
        <w:rPr>
          <w:rFonts w:ascii="Menlo" w:eastAsia="Times New Roman" w:hAnsi="Menlo" w:cs="Menlo"/>
          <w:color w:val="D16969"/>
          <w:sz w:val="11"/>
          <w:szCs w:val="11"/>
          <w:lang w:val="en-US" w:eastAsia="zh-CN"/>
        </w:rPr>
        <w:t>]</w:t>
      </w:r>
      <w:r w:rsidRPr="00A500DC">
        <w:rPr>
          <w:rFonts w:ascii="Menlo" w:eastAsia="Times New Roman" w:hAnsi="Menlo" w:cs="Menlo"/>
          <w:color w:val="811F3F"/>
          <w:sz w:val="11"/>
          <w:szCs w:val="11"/>
          <w:lang w:val="en-US" w:eastAsia="zh-CN"/>
        </w:rPr>
        <w:t>"</w:t>
      </w:r>
      <w:r w:rsidRPr="00A500DC">
        <w:rPr>
          <w:rFonts w:ascii="Menlo" w:eastAsia="Times New Roman" w:hAnsi="Menlo" w:cs="Menlo"/>
          <w:color w:val="000000"/>
          <w:sz w:val="11"/>
          <w:szCs w:val="11"/>
          <w:lang w:val="en-US" w:eastAsia="zh-CN"/>
        </w:rPr>
        <w:t>)</w:t>
      </w:r>
    </w:p>
    <w:p w14:paraId="58E4026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fig.savefig</w:t>
      </w:r>
      <w:proofErr w:type="spellEnd"/>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'linear.png'</w:t>
      </w:r>
      <w:r w:rsidRPr="00A500DC">
        <w:rPr>
          <w:rFonts w:ascii="Menlo" w:eastAsia="Times New Roman" w:hAnsi="Menlo" w:cs="Menlo"/>
          <w:color w:val="000000"/>
          <w:sz w:val="11"/>
          <w:szCs w:val="11"/>
          <w:lang w:val="en-US" w:eastAsia="zh-CN"/>
        </w:rPr>
        <w:t>)</w:t>
      </w:r>
    </w:p>
    <w:p w14:paraId="3E3C330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67E940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xml:space="preserve"># Export 100ms data for error checking in </w:t>
      </w:r>
      <w:proofErr w:type="spellStart"/>
      <w:r w:rsidRPr="00A500DC">
        <w:rPr>
          <w:rFonts w:ascii="Menlo" w:eastAsia="Times New Roman" w:hAnsi="Menlo" w:cs="Menlo"/>
          <w:color w:val="008000"/>
          <w:sz w:val="11"/>
          <w:szCs w:val="11"/>
          <w:lang w:val="en-US" w:eastAsia="zh-CN"/>
        </w:rPr>
        <w:t>matlab</w:t>
      </w:r>
      <w:proofErr w:type="spellEnd"/>
    </w:p>
    <w:p w14:paraId="6102578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export = </w:t>
      </w:r>
      <w:proofErr w:type="gramStart"/>
      <w:r w:rsidRPr="00A500DC">
        <w:rPr>
          <w:rFonts w:ascii="Menlo" w:eastAsia="Times New Roman" w:hAnsi="Menlo" w:cs="Menlo"/>
          <w:color w:val="000000"/>
          <w:sz w:val="11"/>
          <w:szCs w:val="11"/>
          <w:lang w:val="en-US" w:eastAsia="zh-CN"/>
        </w:rPr>
        <w:t>nephelometer[</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'off_100ms'</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'on_100ms'</w:t>
      </w:r>
      <w:r w:rsidRPr="00A500DC">
        <w:rPr>
          <w:rFonts w:ascii="Menlo" w:eastAsia="Times New Roman" w:hAnsi="Menlo" w:cs="Menlo"/>
          <w:color w:val="000000"/>
          <w:sz w:val="11"/>
          <w:szCs w:val="11"/>
          <w:lang w:val="en-US" w:eastAsia="zh-CN"/>
        </w:rPr>
        <w:t>]]</w:t>
      </w:r>
    </w:p>
    <w:p w14:paraId="31E5386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proofErr w:type="gramStart"/>
      <w:r w:rsidRPr="00A500DC">
        <w:rPr>
          <w:rFonts w:ascii="Menlo" w:eastAsia="Times New Roman" w:hAnsi="Menlo" w:cs="Menlo"/>
          <w:color w:val="000000"/>
          <w:sz w:val="11"/>
          <w:szCs w:val="11"/>
          <w:lang w:val="en-US" w:eastAsia="zh-CN"/>
        </w:rPr>
        <w:t>export.columns</w:t>
      </w:r>
      <w:proofErr w:type="spellEnd"/>
      <w:proofErr w:type="gram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A31515"/>
          <w:sz w:val="11"/>
          <w:szCs w:val="11"/>
          <w:lang w:val="en-US" w:eastAsia="zh-CN"/>
        </w:rPr>
        <w:t>'off'</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'on'</w:t>
      </w:r>
      <w:r w:rsidRPr="00A500DC">
        <w:rPr>
          <w:rFonts w:ascii="Menlo" w:eastAsia="Times New Roman" w:hAnsi="Menlo" w:cs="Menlo"/>
          <w:color w:val="000000"/>
          <w:sz w:val="11"/>
          <w:szCs w:val="11"/>
          <w:lang w:val="en-US" w:eastAsia="zh-CN"/>
        </w:rPr>
        <w:t>]</w:t>
      </w:r>
    </w:p>
    <w:p w14:paraId="41B1972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export.to_csv</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'reference_100ms.csv'</w:t>
      </w:r>
      <w:r w:rsidRPr="00A500DC">
        <w:rPr>
          <w:rFonts w:ascii="Menlo" w:eastAsia="Times New Roman" w:hAnsi="Menlo" w:cs="Menlo"/>
          <w:color w:val="000000"/>
          <w:sz w:val="11"/>
          <w:szCs w:val="11"/>
          <w:lang w:val="en-US" w:eastAsia="zh-CN"/>
        </w:rPr>
        <w:t>)</w:t>
      </w:r>
    </w:p>
    <w:p w14:paraId="069F8728" w14:textId="77777777" w:rsidR="00182654" w:rsidRPr="00182654" w:rsidRDefault="00182654" w:rsidP="00182654">
      <w:pPr>
        <w:pStyle w:val="Flietext"/>
        <w:rPr>
          <w:lang w:val="en-US"/>
        </w:rPr>
      </w:pPr>
    </w:p>
    <w:p w14:paraId="25C1D641" w14:textId="77777777" w:rsidR="00326E8A" w:rsidRPr="00CD7F96" w:rsidRDefault="00326E8A">
      <w:pPr>
        <w:spacing w:line="259" w:lineRule="auto"/>
        <w:jc w:val="left"/>
        <w:rPr>
          <w:rFonts w:eastAsiaTheme="majorEastAsia" w:cstheme="majorBidi"/>
          <w:b/>
          <w:color w:val="000000" w:themeColor="text1"/>
          <w:sz w:val="40"/>
          <w:szCs w:val="32"/>
          <w:lang w:val="en-US"/>
        </w:rPr>
      </w:pPr>
      <w:r w:rsidRPr="00CD7F96">
        <w:rPr>
          <w:sz w:val="40"/>
          <w:szCs w:val="32"/>
          <w:lang w:val="en-US"/>
        </w:rPr>
        <w:br w:type="page"/>
      </w:r>
    </w:p>
    <w:p w14:paraId="33AE7BE0" w14:textId="310E4299" w:rsidR="00221C73" w:rsidRDefault="00221C73" w:rsidP="00182654">
      <w:pPr>
        <w:pStyle w:val="Chapter2"/>
      </w:pPr>
      <w:bookmarkStart w:id="235" w:name="_Toc37841107"/>
      <w:r w:rsidRPr="00221C73">
        <w:lastRenderedPageBreak/>
        <w:t>D.5</w:t>
      </w:r>
      <w:r w:rsidRPr="00221C73">
        <w:tab/>
      </w:r>
      <w:r>
        <w:t>Arduino</w:t>
      </w:r>
      <w:bookmarkEnd w:id="235"/>
      <w:r w:rsidR="00182654">
        <w:t>: Nephelometer-Steuerung</w:t>
      </w:r>
    </w:p>
    <w:p w14:paraId="0EA9486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eastAsia="zh-CN"/>
        </w:rPr>
      </w:pPr>
      <w:r w:rsidRPr="00A500DC">
        <w:rPr>
          <w:rFonts w:ascii="Menlo" w:eastAsia="Times New Roman" w:hAnsi="Menlo" w:cs="Menlo"/>
          <w:color w:val="008000"/>
          <w:sz w:val="13"/>
          <w:szCs w:val="13"/>
          <w:lang w:eastAsia="zh-CN"/>
        </w:rPr>
        <w:t xml:space="preserve">/* </w:t>
      </w:r>
    </w:p>
    <w:p w14:paraId="0F4AA58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eastAsia="zh-CN"/>
        </w:rPr>
      </w:pPr>
      <w:r w:rsidRPr="00A500DC">
        <w:rPr>
          <w:rFonts w:ascii="Menlo" w:eastAsia="Times New Roman" w:hAnsi="Menlo" w:cs="Menlo"/>
          <w:color w:val="008000"/>
          <w:sz w:val="13"/>
          <w:szCs w:val="13"/>
          <w:lang w:eastAsia="zh-CN"/>
        </w:rPr>
        <w:t xml:space="preserve">    Nephelometer Steuerung</w:t>
      </w:r>
    </w:p>
    <w:p w14:paraId="3DBD024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eastAsia="zh-CN"/>
        </w:rPr>
      </w:pPr>
      <w:r w:rsidRPr="00A500DC">
        <w:rPr>
          <w:rFonts w:ascii="Menlo" w:eastAsia="Times New Roman" w:hAnsi="Menlo" w:cs="Menlo"/>
          <w:color w:val="008000"/>
          <w:sz w:val="13"/>
          <w:szCs w:val="13"/>
          <w:lang w:eastAsia="zh-CN"/>
        </w:rPr>
        <w:t xml:space="preserve">    Bachelorprojekt Brinkmann, Eberhard, Stock 2020</w:t>
      </w:r>
    </w:p>
    <w:p w14:paraId="170D86F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w:t>
      </w:r>
    </w:p>
    <w:p w14:paraId="7D002A9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0A6DDF4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Pins</w:t>
      </w:r>
    </w:p>
    <w:p w14:paraId="341BA87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RESET </w:t>
      </w:r>
      <w:r w:rsidRPr="00A500DC">
        <w:rPr>
          <w:rFonts w:ascii="Menlo" w:eastAsia="Times New Roman" w:hAnsi="Menlo" w:cs="Menlo"/>
          <w:color w:val="098658"/>
          <w:sz w:val="13"/>
          <w:szCs w:val="13"/>
          <w:lang w:val="en-US" w:eastAsia="zh-CN"/>
        </w:rPr>
        <w:t>7</w:t>
      </w:r>
    </w:p>
    <w:p w14:paraId="241BD3B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PULSE </w:t>
      </w:r>
      <w:r w:rsidRPr="00A500DC">
        <w:rPr>
          <w:rFonts w:ascii="Menlo" w:eastAsia="Times New Roman" w:hAnsi="Menlo" w:cs="Menlo"/>
          <w:color w:val="098658"/>
          <w:sz w:val="13"/>
          <w:szCs w:val="13"/>
          <w:lang w:val="en-US" w:eastAsia="zh-CN"/>
        </w:rPr>
        <w:t>8</w:t>
      </w:r>
    </w:p>
    <w:p w14:paraId="5A9633E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SENSOR A1</w:t>
      </w:r>
    </w:p>
    <w:p w14:paraId="4F51FAA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1709114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xml:space="preserve">// </w:t>
      </w:r>
      <w:proofErr w:type="spellStart"/>
      <w:r w:rsidRPr="00A500DC">
        <w:rPr>
          <w:rFonts w:ascii="Menlo" w:eastAsia="Times New Roman" w:hAnsi="Menlo" w:cs="Menlo"/>
          <w:color w:val="008000"/>
          <w:sz w:val="13"/>
          <w:szCs w:val="13"/>
          <w:lang w:val="en-US" w:eastAsia="zh-CN"/>
        </w:rPr>
        <w:t>Integrationszeit</w:t>
      </w:r>
      <w:proofErr w:type="spellEnd"/>
      <w:r w:rsidRPr="00A500DC">
        <w:rPr>
          <w:rFonts w:ascii="Menlo" w:eastAsia="Times New Roman" w:hAnsi="Menlo" w:cs="Menlo"/>
          <w:color w:val="008000"/>
          <w:sz w:val="13"/>
          <w:szCs w:val="13"/>
          <w:lang w:val="en-US" w:eastAsia="zh-CN"/>
        </w:rPr>
        <w:t xml:space="preserve"> [ms]</w:t>
      </w:r>
    </w:p>
    <w:p w14:paraId="51E80D3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AF00DB"/>
          <w:sz w:val="13"/>
          <w:szCs w:val="13"/>
          <w:lang w:val="en-US" w:eastAsia="zh-CN"/>
        </w:rPr>
        <w:t>#define</w:t>
      </w:r>
      <w:r w:rsidRPr="00A500DC">
        <w:rPr>
          <w:rFonts w:ascii="Menlo" w:eastAsia="Times New Roman" w:hAnsi="Menlo" w:cs="Menlo"/>
          <w:color w:val="0000FF"/>
          <w:sz w:val="13"/>
          <w:szCs w:val="13"/>
          <w:lang w:val="en-US" w:eastAsia="zh-CN"/>
        </w:rPr>
        <w:t xml:space="preserve"> T </w:t>
      </w:r>
      <w:r w:rsidRPr="00A500DC">
        <w:rPr>
          <w:rFonts w:ascii="Menlo" w:eastAsia="Times New Roman" w:hAnsi="Menlo" w:cs="Menlo"/>
          <w:color w:val="098658"/>
          <w:sz w:val="13"/>
          <w:szCs w:val="13"/>
          <w:lang w:val="en-US" w:eastAsia="zh-CN"/>
        </w:rPr>
        <w:t>100</w:t>
      </w:r>
    </w:p>
    <w:p w14:paraId="4E4F8A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5C7713C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void</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setup</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w:t>
      </w:r>
    </w:p>
    <w:p w14:paraId="5F3EE6C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pinMode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OUTPUT);</w:t>
      </w:r>
      <w:r w:rsidRPr="00A500DC">
        <w:rPr>
          <w:rFonts w:ascii="Menlo" w:eastAsia="Times New Roman" w:hAnsi="Menlo" w:cs="Menlo"/>
          <w:color w:val="008000"/>
          <w:sz w:val="13"/>
          <w:szCs w:val="13"/>
          <w:lang w:val="en-US" w:eastAsia="zh-CN"/>
        </w:rPr>
        <w:t xml:space="preserve">    // Pin for discharging the capacitor</w:t>
      </w:r>
    </w:p>
    <w:p w14:paraId="0B2740B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pinMode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OUTPUT);</w:t>
      </w:r>
      <w:r w:rsidRPr="00A500DC">
        <w:rPr>
          <w:rFonts w:ascii="Menlo" w:eastAsia="Times New Roman" w:hAnsi="Menlo" w:cs="Menlo"/>
          <w:color w:val="008000"/>
          <w:sz w:val="13"/>
          <w:szCs w:val="13"/>
          <w:lang w:val="en-US" w:eastAsia="zh-CN"/>
        </w:rPr>
        <w:t xml:space="preserve">    // Pin for turning the LED on/off</w:t>
      </w:r>
    </w:p>
    <w:p w14:paraId="7BE9CA8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val="en-US" w:eastAsia="zh-CN"/>
        </w:rPr>
        <w:t>Serial</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795E26"/>
          <w:sz w:val="13"/>
          <w:szCs w:val="13"/>
          <w:lang w:val="en-US" w:eastAsia="zh-CN"/>
        </w:rPr>
        <w:t>begin</w:t>
      </w:r>
      <w:proofErr w:type="spellEnd"/>
      <w:r w:rsidRPr="00A500DC">
        <w:rPr>
          <w:rFonts w:ascii="Menlo" w:eastAsia="Times New Roman" w:hAnsi="Menlo" w:cs="Menlo"/>
          <w:color w:val="000000"/>
          <w:sz w:val="13"/>
          <w:szCs w:val="13"/>
          <w:lang w:val="en-US" w:eastAsia="zh-CN"/>
        </w:rPr>
        <w:t>(</w:t>
      </w:r>
      <w:r w:rsidRPr="00A500DC">
        <w:rPr>
          <w:rFonts w:ascii="Menlo" w:eastAsia="Times New Roman" w:hAnsi="Menlo" w:cs="Menlo"/>
          <w:color w:val="098658"/>
          <w:sz w:val="13"/>
          <w:szCs w:val="13"/>
          <w:lang w:val="en-US" w:eastAsia="zh-CN"/>
        </w:rPr>
        <w:t>9600</w:t>
      </w:r>
      <w:r w:rsidRPr="00A500DC">
        <w:rPr>
          <w:rFonts w:ascii="Menlo" w:eastAsia="Times New Roman" w:hAnsi="Menlo" w:cs="Menlo"/>
          <w:color w:val="000000"/>
          <w:sz w:val="13"/>
          <w:szCs w:val="13"/>
          <w:lang w:val="en-US" w:eastAsia="zh-CN"/>
        </w:rPr>
        <w:t>);</w:t>
      </w:r>
    </w:p>
    <w:p w14:paraId="530C4D8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w:t>
      </w:r>
    </w:p>
    <w:p w14:paraId="1A07FB4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3F3ECF1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int</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FF"/>
          <w:sz w:val="13"/>
          <w:szCs w:val="13"/>
          <w:lang w:val="en-US" w:eastAsia="zh-CN"/>
        </w:rPr>
        <w:t>bool</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val="en-US" w:eastAsia="zh-CN"/>
        </w:rPr>
        <w:t>led_on</w:t>
      </w:r>
      <w:proofErr w:type="spellEnd"/>
      <w:r w:rsidRPr="00A500DC">
        <w:rPr>
          <w:rFonts w:ascii="Menlo" w:eastAsia="Times New Roman" w:hAnsi="Menlo" w:cs="Menlo"/>
          <w:color w:val="000000"/>
          <w:sz w:val="13"/>
          <w:szCs w:val="13"/>
          <w:lang w:val="en-US" w:eastAsia="zh-CN"/>
        </w:rPr>
        <w:t>) {</w:t>
      </w:r>
    </w:p>
    <w:p w14:paraId="679AB2F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HIGH);</w:t>
      </w:r>
      <w:r w:rsidRPr="00A500DC">
        <w:rPr>
          <w:rFonts w:ascii="Menlo" w:eastAsia="Times New Roman" w:hAnsi="Menlo" w:cs="Menlo"/>
          <w:color w:val="008000"/>
          <w:sz w:val="13"/>
          <w:szCs w:val="13"/>
          <w:lang w:val="en-US" w:eastAsia="zh-CN"/>
        </w:rPr>
        <w:t xml:space="preserve">        // Reset capacitor (close bypass connection)</w:t>
      </w:r>
    </w:p>
    <w:p w14:paraId="34CF936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delayMicroseconds</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100</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 Let capacitor discharge (R = 100 Ohm, C = 100 nF =&gt; RC = 10 us)</w:t>
      </w:r>
    </w:p>
    <w:p w14:paraId="1A55C33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RESET, LOW);</w:t>
      </w:r>
      <w:r w:rsidRPr="00A500DC">
        <w:rPr>
          <w:rFonts w:ascii="Menlo" w:eastAsia="Times New Roman" w:hAnsi="Menlo" w:cs="Menlo"/>
          <w:color w:val="008000"/>
          <w:sz w:val="13"/>
          <w:szCs w:val="13"/>
          <w:lang w:val="en-US" w:eastAsia="zh-CN"/>
        </w:rPr>
        <w:t xml:space="preserve">         // Start integration (open  bypass connection)</w:t>
      </w:r>
    </w:p>
    <w:p w14:paraId="672DBED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if</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led_on</w:t>
      </w:r>
      <w:proofErr w:type="spellEnd"/>
      <w:r w:rsidRPr="00A500DC">
        <w:rPr>
          <w:rFonts w:ascii="Menlo" w:eastAsia="Times New Roman" w:hAnsi="Menlo" w:cs="Menlo"/>
          <w:color w:val="000000"/>
          <w:sz w:val="13"/>
          <w:szCs w:val="13"/>
          <w:lang w:val="en-US" w:eastAsia="zh-CN"/>
        </w:rPr>
        <w:t>)</w:t>
      </w:r>
    </w:p>
    <w:p w14:paraId="60FEECA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HIGH);</w:t>
      </w:r>
      <w:r w:rsidRPr="00A500DC">
        <w:rPr>
          <w:rFonts w:ascii="Menlo" w:eastAsia="Times New Roman" w:hAnsi="Menlo" w:cs="Menlo"/>
          <w:color w:val="008000"/>
          <w:sz w:val="13"/>
          <w:szCs w:val="13"/>
          <w:lang w:val="en-US" w:eastAsia="zh-CN"/>
        </w:rPr>
        <w:t xml:space="preserve">    // Turn LED on!</w:t>
      </w:r>
    </w:p>
    <w:p w14:paraId="2EC8FB5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delay</w:t>
      </w:r>
      <w:r w:rsidRPr="00A500DC">
        <w:rPr>
          <w:rFonts w:ascii="Menlo" w:eastAsia="Times New Roman" w:hAnsi="Menlo" w:cs="Menlo"/>
          <w:color w:val="000000"/>
          <w:sz w:val="13"/>
          <w:szCs w:val="13"/>
          <w:lang w:val="en-US" w:eastAsia="zh-CN"/>
        </w:rPr>
        <w:t>(T</w:t>
      </w:r>
      <w:proofErr w:type="gramStart"/>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w:t>
      </w:r>
      <w:proofErr w:type="gramEnd"/>
      <w:r w:rsidRPr="00A500DC">
        <w:rPr>
          <w:rFonts w:ascii="Menlo" w:eastAsia="Times New Roman" w:hAnsi="Menlo" w:cs="Menlo"/>
          <w:color w:val="008000"/>
          <w:sz w:val="13"/>
          <w:szCs w:val="13"/>
          <w:lang w:val="en-US" w:eastAsia="zh-CN"/>
        </w:rPr>
        <w:t xml:space="preserve">                      // Integrate for T milliseconds</w:t>
      </w:r>
    </w:p>
    <w:p w14:paraId="6F5EEF1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if</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led_on</w:t>
      </w:r>
      <w:proofErr w:type="spellEnd"/>
      <w:r w:rsidRPr="00A500DC">
        <w:rPr>
          <w:rFonts w:ascii="Menlo" w:eastAsia="Times New Roman" w:hAnsi="Menlo" w:cs="Menlo"/>
          <w:color w:val="000000"/>
          <w:sz w:val="13"/>
          <w:szCs w:val="13"/>
          <w:lang w:val="en-US" w:eastAsia="zh-CN"/>
        </w:rPr>
        <w:t>)</w:t>
      </w:r>
    </w:p>
    <w:p w14:paraId="2806AE2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digitalWrite</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PULSE, LOW);</w:t>
      </w:r>
      <w:r w:rsidRPr="00A500DC">
        <w:rPr>
          <w:rFonts w:ascii="Menlo" w:eastAsia="Times New Roman" w:hAnsi="Menlo" w:cs="Menlo"/>
          <w:color w:val="008000"/>
          <w:sz w:val="13"/>
          <w:szCs w:val="13"/>
          <w:lang w:val="en-US" w:eastAsia="zh-CN"/>
        </w:rPr>
        <w:t xml:space="preserve">       // Turn LED off!</w:t>
      </w:r>
    </w:p>
    <w:p w14:paraId="2352F62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AF00DB"/>
          <w:sz w:val="13"/>
          <w:szCs w:val="13"/>
          <w:lang w:val="en-US" w:eastAsia="zh-CN"/>
        </w:rPr>
        <w:t>return</w:t>
      </w: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analogRead</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SENSOR);</w:t>
      </w:r>
      <w:r w:rsidRPr="00A500DC">
        <w:rPr>
          <w:rFonts w:ascii="Menlo" w:eastAsia="Times New Roman" w:hAnsi="Menlo" w:cs="Menlo"/>
          <w:color w:val="008000"/>
          <w:sz w:val="13"/>
          <w:szCs w:val="13"/>
          <w:lang w:val="en-US" w:eastAsia="zh-CN"/>
        </w:rPr>
        <w:t xml:space="preserve">        // Record sensor measurement</w:t>
      </w:r>
    </w:p>
    <w:p w14:paraId="40B987D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w:t>
      </w:r>
    </w:p>
    <w:p w14:paraId="289DF96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4F75051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FF"/>
          <w:sz w:val="13"/>
          <w:szCs w:val="13"/>
          <w:lang w:val="en-US" w:eastAsia="zh-CN"/>
        </w:rPr>
        <w:t>void</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loop</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w:t>
      </w:r>
    </w:p>
    <w:p w14:paraId="5751DB3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xml:space="preserve">    // Record time to adjust delay for next measurement</w:t>
      </w:r>
    </w:p>
    <w:p w14:paraId="7A5390D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unsigned</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long</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time_start</w:t>
      </w:r>
      <w:proofErr w:type="spellEnd"/>
      <w:r w:rsidRPr="00A500DC">
        <w:rPr>
          <w:rFonts w:ascii="Menlo" w:eastAsia="Times New Roman" w:hAnsi="Menlo" w:cs="Menlo"/>
          <w:color w:val="000000"/>
          <w:sz w:val="13"/>
          <w:szCs w:val="13"/>
          <w:lang w:val="en-US" w:eastAsia="zh-CN"/>
        </w:rPr>
        <w:t xml:space="preserve"> = </w:t>
      </w:r>
      <w:proofErr w:type="spellStart"/>
      <w:proofErr w:type="gramStart"/>
      <w:r w:rsidRPr="00A500DC">
        <w:rPr>
          <w:rFonts w:ascii="Menlo" w:eastAsia="Times New Roman" w:hAnsi="Menlo" w:cs="Menlo"/>
          <w:color w:val="795E26"/>
          <w:sz w:val="13"/>
          <w:szCs w:val="13"/>
          <w:lang w:val="en-US" w:eastAsia="zh-CN"/>
        </w:rPr>
        <w:t>millis</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w:t>
      </w:r>
    </w:p>
    <w:p w14:paraId="72E95DD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7DC25FD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xml:space="preserve">    // Make the measurements</w:t>
      </w:r>
    </w:p>
    <w:p w14:paraId="24E4A2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int</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led_off</w:t>
      </w:r>
      <w:proofErr w:type="spellEnd"/>
      <w:r w:rsidRPr="00A500DC">
        <w:rPr>
          <w:rFonts w:ascii="Menlo" w:eastAsia="Times New Roman" w:hAnsi="Menlo" w:cs="Menlo"/>
          <w:color w:val="000000"/>
          <w:sz w:val="13"/>
          <w:szCs w:val="13"/>
          <w:lang w:val="en-US" w:eastAsia="zh-CN"/>
        </w:rPr>
        <w:t xml:space="preserve"> =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00FF"/>
          <w:sz w:val="13"/>
          <w:szCs w:val="13"/>
          <w:lang w:val="en-US" w:eastAsia="zh-CN"/>
        </w:rPr>
        <w:t>false</w:t>
      </w:r>
      <w:proofErr w:type="gramStart"/>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w:t>
      </w:r>
      <w:proofErr w:type="gramEnd"/>
      <w:r w:rsidRPr="00A500DC">
        <w:rPr>
          <w:rFonts w:ascii="Menlo" w:eastAsia="Times New Roman" w:hAnsi="Menlo" w:cs="Menlo"/>
          <w:color w:val="008000"/>
          <w:sz w:val="13"/>
          <w:szCs w:val="13"/>
          <w:lang w:val="en-US" w:eastAsia="zh-CN"/>
        </w:rPr>
        <w:t xml:space="preserve"> // Background measurement</w:t>
      </w:r>
    </w:p>
    <w:p w14:paraId="7230C8D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int</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w:t>
      </w:r>
      <w:proofErr w:type="gramStart"/>
      <w:r w:rsidRPr="00A500DC">
        <w:rPr>
          <w:rFonts w:ascii="Menlo" w:eastAsia="Times New Roman" w:hAnsi="Menlo" w:cs="Menlo"/>
          <w:color w:val="000000"/>
          <w:sz w:val="13"/>
          <w:szCs w:val="13"/>
          <w:lang w:val="en-US" w:eastAsia="zh-CN"/>
        </w:rPr>
        <w:t>on</w:t>
      </w:r>
      <w:proofErr w:type="spellEnd"/>
      <w:r w:rsidRPr="00A500DC">
        <w:rPr>
          <w:rFonts w:ascii="Menlo" w:eastAsia="Times New Roman" w:hAnsi="Menlo" w:cs="Menlo"/>
          <w:color w:val="000000"/>
          <w:sz w:val="13"/>
          <w:szCs w:val="13"/>
          <w:lang w:val="en-US" w:eastAsia="zh-CN"/>
        </w:rPr>
        <w:t xml:space="preserve">  =</w:t>
      </w:r>
      <w:proofErr w:type="gramEnd"/>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795E26"/>
          <w:sz w:val="13"/>
          <w:szCs w:val="13"/>
          <w:lang w:val="en-US" w:eastAsia="zh-CN"/>
        </w:rPr>
        <w:t>record</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00FF"/>
          <w:sz w:val="13"/>
          <w:szCs w:val="13"/>
          <w:lang w:val="en-US" w:eastAsia="zh-CN"/>
        </w:rPr>
        <w:t>true</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008000"/>
          <w:sz w:val="13"/>
          <w:szCs w:val="13"/>
          <w:lang w:val="en-US" w:eastAsia="zh-CN"/>
        </w:rPr>
        <w:t xml:space="preserve">     // Measurement with LED on</w:t>
      </w:r>
    </w:p>
    <w:p w14:paraId="5496A3C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p>
    <w:p w14:paraId="321696F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xml:space="preserve">    // Print result to Serial</w:t>
      </w:r>
    </w:p>
    <w:p w14:paraId="27AA2AA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char</w:t>
      </w: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001080"/>
          <w:sz w:val="13"/>
          <w:szCs w:val="13"/>
          <w:lang w:val="en-US" w:eastAsia="zh-CN"/>
        </w:rPr>
        <w:t>str</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64</w:t>
      </w:r>
      <w:r w:rsidRPr="00A500DC">
        <w:rPr>
          <w:rFonts w:ascii="Menlo" w:eastAsia="Times New Roman" w:hAnsi="Menlo" w:cs="Menlo"/>
          <w:color w:val="000000"/>
          <w:sz w:val="13"/>
          <w:szCs w:val="13"/>
          <w:lang w:val="en-US" w:eastAsia="zh-CN"/>
        </w:rPr>
        <w:t>];</w:t>
      </w:r>
    </w:p>
    <w:p w14:paraId="4632B62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proofErr w:type="gramStart"/>
      <w:r w:rsidRPr="00A500DC">
        <w:rPr>
          <w:rFonts w:ascii="Menlo" w:eastAsia="Times New Roman" w:hAnsi="Menlo" w:cs="Menlo"/>
          <w:color w:val="795E26"/>
          <w:sz w:val="13"/>
          <w:szCs w:val="13"/>
          <w:lang w:val="en-US" w:eastAsia="zh-CN"/>
        </w:rPr>
        <w:t>sprintf</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xml:space="preserve">str, </w:t>
      </w:r>
      <w:r w:rsidRPr="00A500DC">
        <w:rPr>
          <w:rFonts w:ascii="Menlo" w:eastAsia="Times New Roman" w:hAnsi="Menlo" w:cs="Menlo"/>
          <w:color w:val="A31515"/>
          <w:sz w:val="13"/>
          <w:szCs w:val="13"/>
          <w:lang w:val="en-US" w:eastAsia="zh-CN"/>
        </w:rPr>
        <w:t>"%010lu,%04d,%04d"</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time_start</w:t>
      </w:r>
      <w:proofErr w:type="spellEnd"/>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led_off</w:t>
      </w:r>
      <w:proofErr w:type="spellEnd"/>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led_on</w:t>
      </w:r>
      <w:proofErr w:type="spellEnd"/>
      <w:r w:rsidRPr="00A500DC">
        <w:rPr>
          <w:rFonts w:ascii="Menlo" w:eastAsia="Times New Roman" w:hAnsi="Menlo" w:cs="Menlo"/>
          <w:color w:val="000000"/>
          <w:sz w:val="13"/>
          <w:szCs w:val="13"/>
          <w:lang w:val="en-US" w:eastAsia="zh-CN"/>
        </w:rPr>
        <w:t>);</w:t>
      </w:r>
    </w:p>
    <w:p w14:paraId="228321E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1080"/>
          <w:sz w:val="13"/>
          <w:szCs w:val="13"/>
          <w:lang w:val="en-US" w:eastAsia="zh-CN"/>
        </w:rPr>
        <w:t>Serial</w:t>
      </w:r>
      <w:r w:rsidRPr="00A500DC">
        <w:rPr>
          <w:rFonts w:ascii="Menlo" w:eastAsia="Times New Roman" w:hAnsi="Menlo" w:cs="Menlo"/>
          <w:color w:val="000000"/>
          <w:sz w:val="13"/>
          <w:szCs w:val="13"/>
          <w:lang w:val="en-US" w:eastAsia="zh-CN"/>
        </w:rPr>
        <w:t>.</w:t>
      </w:r>
      <w:r w:rsidRPr="00A500DC">
        <w:rPr>
          <w:rFonts w:ascii="Menlo" w:eastAsia="Times New Roman" w:hAnsi="Menlo" w:cs="Menlo"/>
          <w:color w:val="795E26"/>
          <w:sz w:val="13"/>
          <w:szCs w:val="13"/>
          <w:lang w:val="en-US" w:eastAsia="zh-CN"/>
        </w:rPr>
        <w:t>println</w:t>
      </w:r>
      <w:proofErr w:type="spellEnd"/>
      <w:r w:rsidRPr="00A500DC">
        <w:rPr>
          <w:rFonts w:ascii="Menlo" w:eastAsia="Times New Roman" w:hAnsi="Menlo" w:cs="Menlo"/>
          <w:color w:val="000000"/>
          <w:sz w:val="13"/>
          <w:szCs w:val="13"/>
          <w:lang w:val="en-US" w:eastAsia="zh-CN"/>
        </w:rPr>
        <w:t>(str);</w:t>
      </w:r>
    </w:p>
    <w:p w14:paraId="1BB8810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
    <w:p w14:paraId="103B72F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8000"/>
          <w:sz w:val="13"/>
          <w:szCs w:val="13"/>
          <w:lang w:val="en-US" w:eastAsia="zh-CN"/>
        </w:rPr>
        <w:t xml:space="preserve">    // Repeat exactly every 500ms</w:t>
      </w:r>
    </w:p>
    <w:p w14:paraId="53B5494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unsigned</w:t>
      </w:r>
      <w:r w:rsidRPr="00A500DC">
        <w:rPr>
          <w:rFonts w:ascii="Menlo" w:eastAsia="Times New Roman" w:hAnsi="Menlo" w:cs="Menlo"/>
          <w:color w:val="000000"/>
          <w:sz w:val="13"/>
          <w:szCs w:val="13"/>
          <w:lang w:val="en-US" w:eastAsia="zh-CN"/>
        </w:rPr>
        <w:t xml:space="preserve"> </w:t>
      </w:r>
      <w:r w:rsidRPr="00A500DC">
        <w:rPr>
          <w:rFonts w:ascii="Menlo" w:eastAsia="Times New Roman" w:hAnsi="Menlo" w:cs="Menlo"/>
          <w:color w:val="0000FF"/>
          <w:sz w:val="13"/>
          <w:szCs w:val="13"/>
          <w:lang w:val="en-US" w:eastAsia="zh-CN"/>
        </w:rPr>
        <w:t>long</w:t>
      </w:r>
      <w:r w:rsidRPr="00A500DC">
        <w:rPr>
          <w:rFonts w:ascii="Menlo" w:eastAsia="Times New Roman" w:hAnsi="Menlo" w:cs="Menlo"/>
          <w:color w:val="000000"/>
          <w:sz w:val="13"/>
          <w:szCs w:val="13"/>
          <w:lang w:val="en-US" w:eastAsia="zh-CN"/>
        </w:rPr>
        <w:t xml:space="preserve"> </w:t>
      </w:r>
      <w:proofErr w:type="spellStart"/>
      <w:r w:rsidRPr="00A500DC">
        <w:rPr>
          <w:rFonts w:ascii="Menlo" w:eastAsia="Times New Roman" w:hAnsi="Menlo" w:cs="Menlo"/>
          <w:color w:val="000000"/>
          <w:sz w:val="13"/>
          <w:szCs w:val="13"/>
          <w:lang w:val="en-US" w:eastAsia="zh-CN"/>
        </w:rPr>
        <w:t>time_diff</w:t>
      </w:r>
      <w:proofErr w:type="spellEnd"/>
      <w:r w:rsidRPr="00A500DC">
        <w:rPr>
          <w:rFonts w:ascii="Menlo" w:eastAsia="Times New Roman" w:hAnsi="Menlo" w:cs="Menlo"/>
          <w:color w:val="000000"/>
          <w:sz w:val="13"/>
          <w:szCs w:val="13"/>
          <w:lang w:val="en-US" w:eastAsia="zh-CN"/>
        </w:rPr>
        <w:t xml:space="preserve"> = (</w:t>
      </w:r>
      <w:proofErr w:type="spellStart"/>
      <w:proofErr w:type="gramStart"/>
      <w:r w:rsidRPr="00A500DC">
        <w:rPr>
          <w:rFonts w:ascii="Menlo" w:eastAsia="Times New Roman" w:hAnsi="Menlo" w:cs="Menlo"/>
          <w:color w:val="795E26"/>
          <w:sz w:val="13"/>
          <w:szCs w:val="13"/>
          <w:lang w:val="en-US" w:eastAsia="zh-CN"/>
        </w:rPr>
        <w:t>millis</w:t>
      </w:r>
      <w:proofErr w:type="spellEnd"/>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00000"/>
          <w:sz w:val="13"/>
          <w:szCs w:val="13"/>
          <w:lang w:val="en-US" w:eastAsia="zh-CN"/>
        </w:rPr>
        <w:t xml:space="preserve">) - </w:t>
      </w:r>
      <w:proofErr w:type="spellStart"/>
      <w:r w:rsidRPr="00A500DC">
        <w:rPr>
          <w:rFonts w:ascii="Menlo" w:eastAsia="Times New Roman" w:hAnsi="Menlo" w:cs="Menlo"/>
          <w:color w:val="000000"/>
          <w:sz w:val="13"/>
          <w:szCs w:val="13"/>
          <w:lang w:val="en-US" w:eastAsia="zh-CN"/>
        </w:rPr>
        <w:t>time_start</w:t>
      </w:r>
      <w:proofErr w:type="spellEnd"/>
      <w:r w:rsidRPr="00A500DC">
        <w:rPr>
          <w:rFonts w:ascii="Menlo" w:eastAsia="Times New Roman" w:hAnsi="Menlo" w:cs="Menlo"/>
          <w:color w:val="000000"/>
          <w:sz w:val="13"/>
          <w:szCs w:val="13"/>
          <w:lang w:val="en-US" w:eastAsia="zh-CN"/>
        </w:rPr>
        <w:t>);</w:t>
      </w:r>
    </w:p>
    <w:p w14:paraId="6CC874A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 xml:space="preserve">    </w:t>
      </w:r>
      <w:proofErr w:type="gramStart"/>
      <w:r w:rsidRPr="00A500DC">
        <w:rPr>
          <w:rFonts w:ascii="Menlo" w:eastAsia="Times New Roman" w:hAnsi="Menlo" w:cs="Menlo"/>
          <w:color w:val="795E26"/>
          <w:sz w:val="13"/>
          <w:szCs w:val="13"/>
          <w:lang w:val="en-US" w:eastAsia="zh-CN"/>
        </w:rPr>
        <w:t>delay</w:t>
      </w:r>
      <w:r w:rsidRPr="00A500DC">
        <w:rPr>
          <w:rFonts w:ascii="Menlo" w:eastAsia="Times New Roman" w:hAnsi="Menlo" w:cs="Menlo"/>
          <w:color w:val="000000"/>
          <w:sz w:val="13"/>
          <w:szCs w:val="13"/>
          <w:lang w:val="en-US" w:eastAsia="zh-CN"/>
        </w:rPr>
        <w:t>(</w:t>
      </w:r>
      <w:proofErr w:type="gramEnd"/>
      <w:r w:rsidRPr="00A500DC">
        <w:rPr>
          <w:rFonts w:ascii="Menlo" w:eastAsia="Times New Roman" w:hAnsi="Menlo" w:cs="Menlo"/>
          <w:color w:val="098658"/>
          <w:sz w:val="13"/>
          <w:szCs w:val="13"/>
          <w:lang w:val="en-US" w:eastAsia="zh-CN"/>
        </w:rPr>
        <w:t>500</w:t>
      </w:r>
      <w:r w:rsidRPr="00A500DC">
        <w:rPr>
          <w:rFonts w:ascii="Menlo" w:eastAsia="Times New Roman" w:hAnsi="Menlo" w:cs="Menlo"/>
          <w:color w:val="000000"/>
          <w:sz w:val="13"/>
          <w:szCs w:val="13"/>
          <w:lang w:val="en-US" w:eastAsia="zh-CN"/>
        </w:rPr>
        <w:t xml:space="preserve"> - </w:t>
      </w:r>
      <w:proofErr w:type="spellStart"/>
      <w:r w:rsidRPr="00A500DC">
        <w:rPr>
          <w:rFonts w:ascii="Menlo" w:eastAsia="Times New Roman" w:hAnsi="Menlo" w:cs="Menlo"/>
          <w:color w:val="000000"/>
          <w:sz w:val="13"/>
          <w:szCs w:val="13"/>
          <w:lang w:val="en-US" w:eastAsia="zh-CN"/>
        </w:rPr>
        <w:t>time_diff</w:t>
      </w:r>
      <w:proofErr w:type="spellEnd"/>
      <w:r w:rsidRPr="00A500DC">
        <w:rPr>
          <w:rFonts w:ascii="Menlo" w:eastAsia="Times New Roman" w:hAnsi="Menlo" w:cs="Menlo"/>
          <w:color w:val="000000"/>
          <w:sz w:val="13"/>
          <w:szCs w:val="13"/>
          <w:lang w:val="en-US" w:eastAsia="zh-CN"/>
        </w:rPr>
        <w:t>);</w:t>
      </w:r>
    </w:p>
    <w:p w14:paraId="612FA79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3"/>
          <w:szCs w:val="13"/>
          <w:lang w:val="en-US" w:eastAsia="zh-CN"/>
        </w:rPr>
      </w:pPr>
      <w:r w:rsidRPr="00A500DC">
        <w:rPr>
          <w:rFonts w:ascii="Menlo" w:eastAsia="Times New Roman" w:hAnsi="Menlo" w:cs="Menlo"/>
          <w:color w:val="000000"/>
          <w:sz w:val="13"/>
          <w:szCs w:val="13"/>
          <w:lang w:val="en-US" w:eastAsia="zh-CN"/>
        </w:rPr>
        <w:t>}</w:t>
      </w:r>
    </w:p>
    <w:p w14:paraId="036AD0C1" w14:textId="77777777" w:rsidR="00182654" w:rsidRPr="00CD7F96" w:rsidRDefault="00182654" w:rsidP="00182654">
      <w:pPr>
        <w:pStyle w:val="Chapter2"/>
        <w:rPr>
          <w:lang w:val="en-US"/>
        </w:rPr>
      </w:pPr>
      <w:bookmarkStart w:id="236" w:name="_Toc37841108"/>
      <w:r w:rsidRPr="00CD7F96">
        <w:rPr>
          <w:lang w:val="en-US"/>
        </w:rPr>
        <w:lastRenderedPageBreak/>
        <w:t>D.6</w:t>
      </w:r>
      <w:r w:rsidRPr="00CD7F96">
        <w:rPr>
          <w:lang w:val="en-US"/>
        </w:rPr>
        <w:tab/>
      </w:r>
      <w:proofErr w:type="spellStart"/>
      <w:r w:rsidRPr="00CD7F96">
        <w:rPr>
          <w:lang w:val="en-US"/>
        </w:rPr>
        <w:t>Bedienungsprogramm</w:t>
      </w:r>
      <w:proofErr w:type="spellEnd"/>
      <w:r w:rsidRPr="00CD7F96">
        <w:rPr>
          <w:lang w:val="en-US"/>
        </w:rPr>
        <w:t xml:space="preserve"> (MATLAB)</w:t>
      </w:r>
      <w:bookmarkEnd w:id="236"/>
    </w:p>
    <w:p w14:paraId="0BAD7F2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1080"/>
          <w:sz w:val="11"/>
          <w:szCs w:val="11"/>
          <w:lang w:val="en-US" w:eastAsia="zh-CN"/>
        </w:rPr>
        <w:t>clear</w:t>
      </w:r>
      <w:r w:rsidRPr="00A500DC">
        <w:rPr>
          <w:rFonts w:ascii="Menlo" w:eastAsia="Times New Roman" w:hAnsi="Menlo" w:cs="Menlo"/>
          <w:color w:val="A31515"/>
          <w:sz w:val="11"/>
          <w:szCs w:val="11"/>
          <w:lang w:val="en-US" w:eastAsia="zh-CN"/>
        </w:rPr>
        <w:t xml:space="preserve"> all; close all; </w:t>
      </w:r>
      <w:proofErr w:type="spellStart"/>
      <w:r w:rsidRPr="00A500DC">
        <w:rPr>
          <w:rFonts w:ascii="Menlo" w:eastAsia="Times New Roman" w:hAnsi="Menlo" w:cs="Menlo"/>
          <w:color w:val="A31515"/>
          <w:sz w:val="11"/>
          <w:szCs w:val="11"/>
          <w:lang w:val="en-US" w:eastAsia="zh-CN"/>
        </w:rPr>
        <w:t>clc</w:t>
      </w:r>
      <w:proofErr w:type="spellEnd"/>
      <w:r w:rsidRPr="00A500DC">
        <w:rPr>
          <w:rFonts w:ascii="Menlo" w:eastAsia="Times New Roman" w:hAnsi="Menlo" w:cs="Menlo"/>
          <w:color w:val="A31515"/>
          <w:sz w:val="11"/>
          <w:szCs w:val="11"/>
          <w:lang w:val="en-US" w:eastAsia="zh-CN"/>
        </w:rPr>
        <w:t>;</w:t>
      </w:r>
    </w:p>
    <w:p w14:paraId="19F2EAC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725D3A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TODO: Change port accordingly, e.g. 'COM3' or '/dev/tty.usbserial-A106PX8C'</w:t>
      </w:r>
    </w:p>
    <w:p w14:paraId="21363F3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port = </w:t>
      </w:r>
      <w:r w:rsidRPr="00A500DC">
        <w:rPr>
          <w:rFonts w:ascii="Menlo" w:eastAsia="Times New Roman" w:hAnsi="Menlo" w:cs="Menlo"/>
          <w:color w:val="A31515"/>
          <w:sz w:val="11"/>
          <w:szCs w:val="11"/>
          <w:lang w:val="en-US" w:eastAsia="zh-CN"/>
        </w:rPr>
        <w:t>'/dev/tty.usbserial-A106PX8C'</w:t>
      </w:r>
      <w:r w:rsidRPr="00A500DC">
        <w:rPr>
          <w:rFonts w:ascii="Menlo" w:eastAsia="Times New Roman" w:hAnsi="Menlo" w:cs="Menlo"/>
          <w:color w:val="000000"/>
          <w:sz w:val="11"/>
          <w:szCs w:val="11"/>
          <w:lang w:val="en-US" w:eastAsia="zh-CN"/>
        </w:rPr>
        <w:t>;</w:t>
      </w:r>
    </w:p>
    <w:p w14:paraId="39249AC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arduino</w:t>
      </w:r>
      <w:proofErr w:type="spellEnd"/>
      <w:r w:rsidRPr="00A500DC">
        <w:rPr>
          <w:rFonts w:ascii="Menlo" w:eastAsia="Times New Roman" w:hAnsi="Menlo" w:cs="Menlo"/>
          <w:color w:val="000000"/>
          <w:sz w:val="11"/>
          <w:szCs w:val="11"/>
          <w:lang w:val="en-US" w:eastAsia="zh-CN"/>
        </w:rPr>
        <w:t xml:space="preserve"> = </w:t>
      </w:r>
      <w:proofErr w:type="spellStart"/>
      <w:proofErr w:type="gramStart"/>
      <w:r w:rsidRPr="00A500DC">
        <w:rPr>
          <w:rFonts w:ascii="Menlo" w:eastAsia="Times New Roman" w:hAnsi="Menlo" w:cs="Menlo"/>
          <w:color w:val="000000"/>
          <w:sz w:val="11"/>
          <w:szCs w:val="11"/>
          <w:lang w:val="en-US" w:eastAsia="zh-CN"/>
        </w:rPr>
        <w:t>serialport</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port, </w:t>
      </w:r>
      <w:r w:rsidRPr="00A500DC">
        <w:rPr>
          <w:rFonts w:ascii="Menlo" w:eastAsia="Times New Roman" w:hAnsi="Menlo" w:cs="Menlo"/>
          <w:color w:val="098658"/>
          <w:sz w:val="11"/>
          <w:szCs w:val="11"/>
          <w:lang w:val="en-US" w:eastAsia="zh-CN"/>
        </w:rPr>
        <w:t>9600</w:t>
      </w:r>
      <w:r w:rsidRPr="00A500DC">
        <w:rPr>
          <w:rFonts w:ascii="Menlo" w:eastAsia="Times New Roman" w:hAnsi="Menlo" w:cs="Menlo"/>
          <w:color w:val="000000"/>
          <w:sz w:val="11"/>
          <w:szCs w:val="11"/>
          <w:lang w:val="en-US" w:eastAsia="zh-CN"/>
        </w:rPr>
        <w:t>);</w:t>
      </w:r>
    </w:p>
    <w:p w14:paraId="4C5327D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D2CA2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Global variables</w:t>
      </w:r>
    </w:p>
    <w:p w14:paraId="245C129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global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run</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cali</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X Y c;</w:t>
      </w:r>
    </w:p>
    <w:p w14:paraId="7B42B6F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49715EA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Control variables</w:t>
      </w:r>
    </w:p>
    <w:p w14:paraId="1D49B0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run</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true</w:t>
      </w:r>
      <w:r w:rsidRPr="00A500DC">
        <w:rPr>
          <w:rFonts w:ascii="Menlo" w:eastAsia="Times New Roman" w:hAnsi="Menlo" w:cs="Menlo"/>
          <w:color w:val="000000"/>
          <w:sz w:val="11"/>
          <w:szCs w:val="11"/>
          <w:lang w:val="en-US" w:eastAsia="zh-CN"/>
        </w:rPr>
        <w:t>;</w:t>
      </w:r>
    </w:p>
    <w:p w14:paraId="2F08955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cali</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775596B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2985186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7206A4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03E578B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554FD7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X = [</w:t>
      </w:r>
      <w:proofErr w:type="gramStart"/>
      <w:r w:rsidRPr="00A500DC">
        <w:rPr>
          <w:rFonts w:ascii="Menlo" w:eastAsia="Times New Roman" w:hAnsi="Menlo" w:cs="Menlo"/>
          <w:color w:val="000000"/>
          <w:sz w:val="11"/>
          <w:szCs w:val="11"/>
          <w:lang w:val="en-US" w:eastAsia="zh-CN"/>
        </w:rPr>
        <w:t xml:space="preserve">];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Matrix to store measurements</w:t>
      </w:r>
    </w:p>
    <w:p w14:paraId="788D8BA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T = </w:t>
      </w:r>
      <w:proofErr w:type="gramStart"/>
      <w:r w:rsidRPr="00A500DC">
        <w:rPr>
          <w:rFonts w:ascii="Menlo" w:eastAsia="Times New Roman" w:hAnsi="Menlo" w:cs="Menlo"/>
          <w:color w:val="098658"/>
          <w:sz w:val="11"/>
          <w:szCs w:val="11"/>
          <w:lang w:val="en-US" w:eastAsia="zh-CN"/>
        </w:rPr>
        <w:t>40</w:t>
      </w:r>
      <w:r w:rsidRPr="00A500DC">
        <w:rPr>
          <w:rFonts w:ascii="Menlo" w:eastAsia="Times New Roman" w:hAnsi="Menlo" w:cs="Menlo"/>
          <w:color w:val="000000"/>
          <w:sz w:val="11"/>
          <w:szCs w:val="11"/>
          <w:lang w:val="en-US" w:eastAsia="zh-CN"/>
        </w:rPr>
        <w:t xml:space="preserve">;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Amount of datapoints to use for convolution / smoothing (T/2 seconds setup time!)</w:t>
      </w:r>
    </w:p>
    <w:p w14:paraId="6933B7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Y = [</w:t>
      </w:r>
      <w:proofErr w:type="gramStart"/>
      <w:r w:rsidRPr="00A500DC">
        <w:rPr>
          <w:rFonts w:ascii="Menlo" w:eastAsia="Times New Roman" w:hAnsi="Menlo" w:cs="Menlo"/>
          <w:color w:val="000000"/>
          <w:sz w:val="11"/>
          <w:szCs w:val="11"/>
          <w:lang w:val="en-US" w:eastAsia="zh-CN"/>
        </w:rPr>
        <w:t xml:space="preserve">];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Matrix to store smoothed values</w:t>
      </w:r>
    </w:p>
    <w:p w14:paraId="001DF7A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8B1A70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Window function for smoothing</w:t>
      </w:r>
    </w:p>
    <w:p w14:paraId="726121E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w = </w:t>
      </w:r>
      <w:proofErr w:type="spellStart"/>
      <w:proofErr w:type="gramStart"/>
      <w:r w:rsidRPr="00A500DC">
        <w:rPr>
          <w:rFonts w:ascii="Menlo" w:eastAsia="Times New Roman" w:hAnsi="Menlo" w:cs="Menlo"/>
          <w:color w:val="0000FF"/>
          <w:sz w:val="11"/>
          <w:szCs w:val="11"/>
          <w:lang w:val="en-US" w:eastAsia="zh-CN"/>
        </w:rPr>
        <w:t>linspace</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T);</w:t>
      </w:r>
    </w:p>
    <w:p w14:paraId="135DFD1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w = w / </w:t>
      </w:r>
      <w:r w:rsidRPr="00A500DC">
        <w:rPr>
          <w:rFonts w:ascii="Menlo" w:eastAsia="Times New Roman" w:hAnsi="Menlo" w:cs="Menlo"/>
          <w:color w:val="0000FF"/>
          <w:sz w:val="11"/>
          <w:szCs w:val="11"/>
          <w:lang w:val="en-US" w:eastAsia="zh-CN"/>
        </w:rPr>
        <w:t>sum</w:t>
      </w:r>
      <w:r w:rsidRPr="00A500DC">
        <w:rPr>
          <w:rFonts w:ascii="Menlo" w:eastAsia="Times New Roman" w:hAnsi="Menlo" w:cs="Menlo"/>
          <w:color w:val="000000"/>
          <w:sz w:val="11"/>
          <w:szCs w:val="11"/>
          <w:lang w:val="en-US" w:eastAsia="zh-CN"/>
        </w:rPr>
        <w:t>(w</w:t>
      </w:r>
      <w:proofErr w:type="gramStart"/>
      <w:r w:rsidRPr="00A500DC">
        <w:rPr>
          <w:rFonts w:ascii="Menlo" w:eastAsia="Times New Roman" w:hAnsi="Menlo" w:cs="Menlo"/>
          <w:color w:val="000000"/>
          <w:sz w:val="11"/>
          <w:szCs w:val="11"/>
          <w:lang w:val="en-US" w:eastAsia="zh-CN"/>
        </w:rPr>
        <w:t xml:space="preserve">);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Normalization, the sum is theoretically T/2, but it needs to be exact</w:t>
      </w:r>
    </w:p>
    <w:p w14:paraId="17C2BED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51EDD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Parameters for 100ms integration</w:t>
      </w:r>
    </w:p>
    <w:p w14:paraId="2C17AFE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k = </w:t>
      </w:r>
      <w:r w:rsidRPr="00A500DC">
        <w:rPr>
          <w:rFonts w:ascii="Menlo" w:eastAsia="Times New Roman" w:hAnsi="Menlo" w:cs="Menlo"/>
          <w:color w:val="098658"/>
          <w:sz w:val="11"/>
          <w:szCs w:val="11"/>
          <w:lang w:val="en-US" w:eastAsia="zh-CN"/>
        </w:rPr>
        <w:t>0.07300424260104722</w:t>
      </w:r>
      <w:r w:rsidRPr="00A500DC">
        <w:rPr>
          <w:rFonts w:ascii="Menlo" w:eastAsia="Times New Roman" w:hAnsi="Menlo" w:cs="Menlo"/>
          <w:color w:val="000000"/>
          <w:sz w:val="11"/>
          <w:szCs w:val="11"/>
          <w:lang w:val="en-US" w:eastAsia="zh-CN"/>
        </w:rPr>
        <w:t>;</w:t>
      </w:r>
    </w:p>
    <w:p w14:paraId="23C3553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b = -</w:t>
      </w:r>
      <w:r w:rsidRPr="00A500DC">
        <w:rPr>
          <w:rFonts w:ascii="Menlo" w:eastAsia="Times New Roman" w:hAnsi="Menlo" w:cs="Menlo"/>
          <w:color w:val="098658"/>
          <w:sz w:val="11"/>
          <w:szCs w:val="11"/>
          <w:lang w:val="en-US" w:eastAsia="zh-CN"/>
        </w:rPr>
        <w:t>21.70479394467475</w:t>
      </w:r>
      <w:r w:rsidRPr="00A500DC">
        <w:rPr>
          <w:rFonts w:ascii="Menlo" w:eastAsia="Times New Roman" w:hAnsi="Menlo" w:cs="Menlo"/>
          <w:color w:val="000000"/>
          <w:sz w:val="11"/>
          <w:szCs w:val="11"/>
          <w:lang w:val="en-US" w:eastAsia="zh-CN"/>
        </w:rPr>
        <w:t>;</w:t>
      </w:r>
    </w:p>
    <w:p w14:paraId="17A89F8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t0 = -</w:t>
      </w:r>
      <w:r w:rsidRPr="00A500DC">
        <w:rPr>
          <w:rFonts w:ascii="Menlo" w:eastAsia="Times New Roman" w:hAnsi="Menlo" w:cs="Menlo"/>
          <w:color w:val="098658"/>
          <w:sz w:val="11"/>
          <w:szCs w:val="11"/>
          <w:lang w:val="en-US" w:eastAsia="zh-CN"/>
        </w:rPr>
        <w:t>36.</w:t>
      </w:r>
      <w:proofErr w:type="gramStart"/>
      <w:r w:rsidRPr="00A500DC">
        <w:rPr>
          <w:rFonts w:ascii="Menlo" w:eastAsia="Times New Roman" w:hAnsi="Menlo" w:cs="Menlo"/>
          <w:color w:val="098658"/>
          <w:sz w:val="11"/>
          <w:szCs w:val="11"/>
          <w:lang w:val="en-US" w:eastAsia="zh-CN"/>
        </w:rPr>
        <w:t>5046091840224</w:t>
      </w:r>
      <w:r w:rsidRPr="00A500DC">
        <w:rPr>
          <w:rFonts w:ascii="Menlo" w:eastAsia="Times New Roman" w:hAnsi="Menlo" w:cs="Menlo"/>
          <w:color w:val="000000"/>
          <w:sz w:val="11"/>
          <w:szCs w:val="11"/>
          <w:lang w:val="en-US" w:eastAsia="zh-CN"/>
        </w:rPr>
        <w:t xml:space="preserve">;   </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This is the delay between our measurement and MIREX (response time in 500ms -&gt; ca. 20s)</w:t>
      </w:r>
    </w:p>
    <w:p w14:paraId="3AFBFC1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7003E61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Import reference data</w:t>
      </w:r>
    </w:p>
    <w:p w14:paraId="609EB60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ref = </w:t>
      </w:r>
      <w:proofErr w:type="spellStart"/>
      <w:r w:rsidRPr="00A500DC">
        <w:rPr>
          <w:rFonts w:ascii="Menlo" w:eastAsia="Times New Roman" w:hAnsi="Menlo" w:cs="Menlo"/>
          <w:color w:val="000000"/>
          <w:sz w:val="11"/>
          <w:szCs w:val="11"/>
          <w:lang w:val="en-US" w:eastAsia="zh-CN"/>
        </w:rPr>
        <w:t>readtable</w:t>
      </w:r>
      <w:proofErr w:type="spell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'reference_100ms.csv'</w:t>
      </w:r>
      <w:r w:rsidRPr="00A500DC">
        <w:rPr>
          <w:rFonts w:ascii="Menlo" w:eastAsia="Times New Roman" w:hAnsi="Menlo" w:cs="Menlo"/>
          <w:color w:val="000000"/>
          <w:sz w:val="11"/>
          <w:szCs w:val="11"/>
          <w:lang w:val="en-US" w:eastAsia="zh-CN"/>
        </w:rPr>
        <w:t>);</w:t>
      </w:r>
    </w:p>
    <w:p w14:paraId="43B9204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ref = ref</w:t>
      </w:r>
      <w:proofErr w:type="gramStart"/>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:end};</w:t>
      </w:r>
    </w:p>
    <w:p w14:paraId="3018FEF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49F93CA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8000"/>
          <w:sz w:val="11"/>
          <w:szCs w:val="11"/>
          <w:lang w:val="en-US" w:eastAsia="zh-CN"/>
        </w:rPr>
        <w:t>% Setup figure with calibrate and reset button</w:t>
      </w:r>
    </w:p>
    <w:p w14:paraId="7998384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c = </w:t>
      </w:r>
      <w:proofErr w:type="spellStart"/>
      <w:proofErr w:type="gramStart"/>
      <w:r w:rsidRPr="00A500DC">
        <w:rPr>
          <w:rFonts w:ascii="Menlo" w:eastAsia="Times New Roman" w:hAnsi="Menlo" w:cs="Menlo"/>
          <w:color w:val="795E26"/>
          <w:sz w:val="11"/>
          <w:szCs w:val="11"/>
          <w:lang w:val="en-US" w:eastAsia="zh-CN"/>
        </w:rPr>
        <w:t>uicontrol</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'Style'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proofErr w:type="spellStart"/>
      <w:r w:rsidRPr="00A500DC">
        <w:rPr>
          <w:rFonts w:ascii="Menlo" w:eastAsia="Times New Roman" w:hAnsi="Menlo" w:cs="Menlo"/>
          <w:color w:val="A31515"/>
          <w:sz w:val="11"/>
          <w:szCs w:val="11"/>
          <w:lang w:val="en-US" w:eastAsia="zh-CN"/>
        </w:rPr>
        <w:t>togglebutton</w:t>
      </w:r>
      <w:proofErr w:type="spellEnd"/>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'String'</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'Calibrate'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'Callback'</w:t>
      </w:r>
      <w:r w:rsidRPr="00A500DC">
        <w:rPr>
          <w:rFonts w:ascii="Menlo" w:eastAsia="Times New Roman" w:hAnsi="Menlo" w:cs="Menlo"/>
          <w:color w:val="000000"/>
          <w:sz w:val="11"/>
          <w:szCs w:val="11"/>
          <w:lang w:val="en-US" w:eastAsia="zh-CN"/>
        </w:rPr>
        <w:t xml:space="preserve">, @calibrate, </w:t>
      </w:r>
      <w:r w:rsidRPr="00A500DC">
        <w:rPr>
          <w:rFonts w:ascii="Menlo" w:eastAsia="Times New Roman" w:hAnsi="Menlo" w:cs="Menlo"/>
          <w:color w:val="A31515"/>
          <w:sz w:val="11"/>
          <w:szCs w:val="11"/>
          <w:lang w:val="en-US" w:eastAsia="zh-CN"/>
        </w:rPr>
        <w:t>'Position'</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w:t>
      </w:r>
    </w:p>
    <w:p w14:paraId="5FB4717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r = </w:t>
      </w:r>
      <w:proofErr w:type="spellStart"/>
      <w:proofErr w:type="gramStart"/>
      <w:r w:rsidRPr="00A500DC">
        <w:rPr>
          <w:rFonts w:ascii="Menlo" w:eastAsia="Times New Roman" w:hAnsi="Menlo" w:cs="Menlo"/>
          <w:color w:val="795E26"/>
          <w:sz w:val="11"/>
          <w:szCs w:val="11"/>
          <w:lang w:val="en-US" w:eastAsia="zh-CN"/>
        </w:rPr>
        <w:t>uicontrol</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'String'</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'Reset Calibration'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'Callback'</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795E26"/>
          <w:sz w:val="11"/>
          <w:szCs w:val="11"/>
          <w:lang w:val="en-US" w:eastAsia="zh-CN"/>
        </w:rPr>
        <w:t>reset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'Position'</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120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w:t>
      </w:r>
    </w:p>
    <w:p w14:paraId="28726C9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q = </w:t>
      </w:r>
      <w:proofErr w:type="spellStart"/>
      <w:proofErr w:type="gramStart"/>
      <w:r w:rsidRPr="00A500DC">
        <w:rPr>
          <w:rFonts w:ascii="Menlo" w:eastAsia="Times New Roman" w:hAnsi="Menlo" w:cs="Menlo"/>
          <w:color w:val="795E26"/>
          <w:sz w:val="11"/>
          <w:szCs w:val="11"/>
          <w:lang w:val="en-US" w:eastAsia="zh-CN"/>
        </w:rPr>
        <w:t>uicontrol</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'String'</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'Stop Measurement'</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'Callback'</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AF00DB"/>
          <w:sz w:val="11"/>
          <w:szCs w:val="11"/>
          <w:lang w:val="en-US" w:eastAsia="zh-CN"/>
        </w:rPr>
        <w:t>stop</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'Position'</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230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w:t>
      </w:r>
    </w:p>
    <w:p w14:paraId="48BD1F8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h = </w:t>
      </w:r>
      <w:proofErr w:type="spellStart"/>
      <w:proofErr w:type="gramStart"/>
      <w:r w:rsidRPr="00A500DC">
        <w:rPr>
          <w:rFonts w:ascii="Menlo" w:eastAsia="Times New Roman" w:hAnsi="Menlo" w:cs="Menlo"/>
          <w:color w:val="795E26"/>
          <w:sz w:val="11"/>
          <w:szCs w:val="11"/>
          <w:lang w:val="en-US" w:eastAsia="zh-CN"/>
        </w:rPr>
        <w:t>uicontrol</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'String'</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'Clear History'</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'Callback'</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000FF"/>
          <w:sz w:val="11"/>
          <w:szCs w:val="11"/>
          <w:lang w:val="en-US" w:eastAsia="zh-CN"/>
        </w:rPr>
        <w:t>clear</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'Position'</w:t>
      </w:r>
      <w:r w:rsidRPr="00A500DC">
        <w:rPr>
          <w:rFonts w:ascii="Menlo" w:eastAsia="Times New Roman" w:hAnsi="Menlo" w:cs="Menlo"/>
          <w:color w:val="000000"/>
          <w:sz w:val="11"/>
          <w:szCs w:val="11"/>
          <w:lang w:val="en-US" w:eastAsia="zh-CN"/>
        </w:rPr>
        <w:t>, [</w:t>
      </w:r>
      <w:r w:rsidRPr="00A500DC">
        <w:rPr>
          <w:rFonts w:ascii="Menlo" w:eastAsia="Times New Roman" w:hAnsi="Menlo" w:cs="Menlo"/>
          <w:color w:val="098658"/>
          <w:sz w:val="11"/>
          <w:szCs w:val="11"/>
          <w:lang w:val="en-US" w:eastAsia="zh-CN"/>
        </w:rPr>
        <w:t>340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w:t>
      </w:r>
    </w:p>
    <w:p w14:paraId="1A6F076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307C15A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while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run</w:t>
      </w:r>
    </w:p>
    <w:p w14:paraId="235828C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Read data from serial port</w:t>
      </w:r>
    </w:p>
    <w:p w14:paraId="0820093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strip(</w:t>
      </w:r>
      <w:proofErr w:type="spellStart"/>
      <w:proofErr w:type="gramStart"/>
      <w:r w:rsidRPr="00A500DC">
        <w:rPr>
          <w:rFonts w:ascii="Menlo" w:eastAsia="Times New Roman" w:hAnsi="Menlo" w:cs="Menlo"/>
          <w:color w:val="000000"/>
          <w:sz w:val="11"/>
          <w:szCs w:val="11"/>
          <w:lang w:val="en-US" w:eastAsia="zh-CN"/>
        </w:rPr>
        <w:t>arduino.readline</w:t>
      </w:r>
      <w:proofErr w:type="spellEnd"/>
      <w:proofErr w:type="gramEnd"/>
      <w:r w:rsidRPr="00A500DC">
        <w:rPr>
          <w:rFonts w:ascii="Menlo" w:eastAsia="Times New Roman" w:hAnsi="Menlo" w:cs="Menlo"/>
          <w:color w:val="000000"/>
          <w:sz w:val="11"/>
          <w:szCs w:val="11"/>
          <w:lang w:val="en-US" w:eastAsia="zh-CN"/>
        </w:rPr>
        <w:t>());</w:t>
      </w:r>
    </w:p>
    <w:p w14:paraId="500F71E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FF"/>
          <w:sz w:val="11"/>
          <w:szCs w:val="11"/>
          <w:lang w:val="en-US" w:eastAsia="zh-CN"/>
        </w:rPr>
        <w:t>disp</w:t>
      </w:r>
      <w:proofErr w:type="spellEnd"/>
      <w:r w:rsidRPr="00A500DC">
        <w:rPr>
          <w:rFonts w:ascii="Menlo" w:eastAsia="Times New Roman" w:hAnsi="Menlo" w:cs="Menlo"/>
          <w:color w:val="000000"/>
          <w:sz w:val="11"/>
          <w:szCs w:val="11"/>
          <w:lang w:val="en-US" w:eastAsia="zh-CN"/>
        </w:rPr>
        <w:t>(x);</w:t>
      </w:r>
    </w:p>
    <w:p w14:paraId="7B9197B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w:t>
      </w:r>
      <w:r w:rsidRPr="00A500DC">
        <w:rPr>
          <w:rFonts w:ascii="Menlo" w:eastAsia="Times New Roman" w:hAnsi="Menlo" w:cs="Menlo"/>
          <w:color w:val="0000FF"/>
          <w:sz w:val="11"/>
          <w:szCs w:val="11"/>
          <w:lang w:val="en-US" w:eastAsia="zh-CN"/>
        </w:rPr>
        <w:t>str2num</w:t>
      </w:r>
      <w:r w:rsidRPr="00A500DC">
        <w:rPr>
          <w:rFonts w:ascii="Menlo" w:eastAsia="Times New Roman" w:hAnsi="Menlo" w:cs="Menlo"/>
          <w:color w:val="000000"/>
          <w:sz w:val="11"/>
          <w:szCs w:val="11"/>
          <w:lang w:val="en-US" w:eastAsia="zh-CN"/>
        </w:rPr>
        <w:t>(x);</w:t>
      </w:r>
    </w:p>
    <w:p w14:paraId="1B76176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w:t>
      </w:r>
      <w:proofErr w:type="gramStart"/>
      <w:r w:rsidRPr="00A500DC">
        <w:rPr>
          <w:rFonts w:ascii="Menlo" w:eastAsia="Times New Roman" w:hAnsi="Menlo" w:cs="Menlo"/>
          <w:color w:val="000000"/>
          <w:sz w:val="11"/>
          <w:szCs w:val="11"/>
          <w:lang w:val="en-US" w:eastAsia="zh-CN"/>
        </w:rPr>
        <w:t>X ;</w:t>
      </w:r>
      <w:proofErr w:type="gramEnd"/>
      <w:r w:rsidRPr="00A500DC">
        <w:rPr>
          <w:rFonts w:ascii="Menlo" w:eastAsia="Times New Roman" w:hAnsi="Menlo" w:cs="Menlo"/>
          <w:color w:val="000000"/>
          <w:sz w:val="11"/>
          <w:szCs w:val="11"/>
          <w:lang w:val="en-US" w:eastAsia="zh-CN"/>
        </w:rPr>
        <w:t xml:space="preserve"> x];</w:t>
      </w:r>
    </w:p>
    <w:p w14:paraId="1C6DA99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3610869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Compute offset when in calibration mode</w:t>
      </w:r>
    </w:p>
    <w:p w14:paraId="3307015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cali</w:t>
      </w:r>
      <w:proofErr w:type="spellEnd"/>
    </w:p>
    <w:p w14:paraId="2ECAC42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33D35DA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lastRenderedPageBreak/>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FF"/>
          <w:sz w:val="11"/>
          <w:szCs w:val="11"/>
          <w:lang w:val="en-US" w:eastAsia="zh-CN"/>
        </w:rPr>
        <w:t>mean</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X(end-off_count+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mean</w:t>
      </w:r>
      <w:r w:rsidRPr="00A500DC">
        <w:rPr>
          <w:rFonts w:ascii="Menlo" w:eastAsia="Times New Roman" w:hAnsi="Menlo" w:cs="Menlo"/>
          <w:color w:val="000000"/>
          <w:sz w:val="11"/>
          <w:szCs w:val="11"/>
          <w:lang w:val="en-US" w:eastAsia="zh-CN"/>
        </w:rPr>
        <w:t>(ref(</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4EBC17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 </w:t>
      </w:r>
      <w:proofErr w:type="gramStart"/>
      <w:r w:rsidRPr="00A500DC">
        <w:rPr>
          <w:rFonts w:ascii="Menlo" w:eastAsia="Times New Roman" w:hAnsi="Menlo" w:cs="Menlo"/>
          <w:color w:val="0000FF"/>
          <w:sz w:val="11"/>
          <w:szCs w:val="11"/>
          <w:lang w:val="en-US" w:eastAsia="zh-CN"/>
        </w:rPr>
        <w:t>mean</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X(end-off_count+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mean</w:t>
      </w:r>
      <w:r w:rsidRPr="00A500DC">
        <w:rPr>
          <w:rFonts w:ascii="Menlo" w:eastAsia="Times New Roman" w:hAnsi="Menlo" w:cs="Menlo"/>
          <w:color w:val="000000"/>
          <w:sz w:val="11"/>
          <w:szCs w:val="11"/>
          <w:lang w:val="en-US" w:eastAsia="zh-CN"/>
        </w:rPr>
        <w:t>(ref(</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p>
    <w:p w14:paraId="20E8CD7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1E1E189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03A2C0C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Superimpose current measurements onto reference data</w:t>
      </w:r>
    </w:p>
    <w:p w14:paraId="15C9B32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9</w:t>
      </w:r>
      <w:r w:rsidRPr="00A500DC">
        <w:rPr>
          <w:rFonts w:ascii="Menlo" w:eastAsia="Times New Roman" w:hAnsi="Menlo" w:cs="Menlo"/>
          <w:color w:val="000000"/>
          <w:sz w:val="11"/>
          <w:szCs w:val="11"/>
          <w:lang w:val="en-US" w:eastAsia="zh-CN"/>
        </w:rPr>
        <w:t>);</w:t>
      </w:r>
    </w:p>
    <w:p w14:paraId="75EA05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ref(:,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2DDB498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yline</w:t>
      </w:r>
      <w:proofErr w:type="spellEnd"/>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'r'</w:t>
      </w:r>
      <w:r w:rsidRPr="00A500DC">
        <w:rPr>
          <w:rFonts w:ascii="Menlo" w:eastAsia="Times New Roman" w:hAnsi="Menlo" w:cs="Menlo"/>
          <w:color w:val="000000"/>
          <w:sz w:val="11"/>
          <w:szCs w:val="11"/>
          <w:lang w:val="en-US" w:eastAsia="zh-CN"/>
        </w:rPr>
        <w:t>);</w:t>
      </w:r>
    </w:p>
    <w:p w14:paraId="50A063A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p>
    <w:p w14:paraId="341B226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yline</w:t>
      </w:r>
      <w:proofErr w:type="spellEnd"/>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'g'</w:t>
      </w:r>
      <w:r w:rsidRPr="00A500DC">
        <w:rPr>
          <w:rFonts w:ascii="Menlo" w:eastAsia="Times New Roman" w:hAnsi="Menlo" w:cs="Menlo"/>
          <w:color w:val="000000"/>
          <w:sz w:val="11"/>
          <w:szCs w:val="11"/>
          <w:lang w:val="en-US" w:eastAsia="zh-CN"/>
        </w:rPr>
        <w:t>);</w:t>
      </w:r>
    </w:p>
    <w:p w14:paraId="1003C07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7AFBFA3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795E26"/>
          <w:sz w:val="11"/>
          <w:szCs w:val="11"/>
          <w:lang w:val="en-US" w:eastAsia="zh-CN"/>
        </w:rPr>
        <w:t>xlim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inf</w:t>
      </w:r>
      <w:r w:rsidRPr="00A500DC">
        <w:rPr>
          <w:rFonts w:ascii="Menlo" w:eastAsia="Times New Roman" w:hAnsi="Menlo" w:cs="Menlo"/>
          <w:color w:val="000000"/>
          <w:sz w:val="11"/>
          <w:szCs w:val="11"/>
          <w:lang w:val="en-US" w:eastAsia="zh-CN"/>
        </w:rPr>
        <w:t>])</w:t>
      </w:r>
    </w:p>
    <w:p w14:paraId="2FBAC70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'off'</w:t>
      </w:r>
      <w:r w:rsidRPr="00A500DC">
        <w:rPr>
          <w:rFonts w:ascii="Menlo" w:eastAsia="Times New Roman" w:hAnsi="Menlo" w:cs="Menlo"/>
          <w:color w:val="000000"/>
          <w:sz w:val="11"/>
          <w:szCs w:val="11"/>
          <w:lang w:val="en-US" w:eastAsia="zh-CN"/>
        </w:rPr>
        <w:t>);</w:t>
      </w:r>
    </w:p>
    <w:p w14:paraId="2B732B0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10</w:t>
      </w:r>
      <w:r w:rsidRPr="00A500DC">
        <w:rPr>
          <w:rFonts w:ascii="Menlo" w:eastAsia="Times New Roman" w:hAnsi="Menlo" w:cs="Menlo"/>
          <w:color w:val="000000"/>
          <w:sz w:val="11"/>
          <w:szCs w:val="11"/>
          <w:lang w:val="en-US" w:eastAsia="zh-CN"/>
        </w:rPr>
        <w:t>);</w:t>
      </w:r>
    </w:p>
    <w:p w14:paraId="7C471F5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ref(:,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4F8AE88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hold</w:t>
      </w:r>
      <w:r w:rsidRPr="00A500DC">
        <w:rPr>
          <w:rFonts w:ascii="Menlo" w:eastAsia="Times New Roman" w:hAnsi="Menlo" w:cs="Menlo"/>
          <w:color w:val="A31515"/>
          <w:sz w:val="11"/>
          <w:szCs w:val="11"/>
          <w:lang w:val="en-US" w:eastAsia="zh-CN"/>
        </w:rPr>
        <w:t xml:space="preserve"> on;</w:t>
      </w:r>
    </w:p>
    <w:p w14:paraId="1F06A63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X(:,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5D23171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p>
    <w:p w14:paraId="2638E2E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X(:,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6F64CDA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0933039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hold</w:t>
      </w:r>
      <w:r w:rsidRPr="00A500DC">
        <w:rPr>
          <w:rFonts w:ascii="Menlo" w:eastAsia="Times New Roman" w:hAnsi="Menlo" w:cs="Menlo"/>
          <w:color w:val="A31515"/>
          <w:sz w:val="11"/>
          <w:szCs w:val="11"/>
          <w:lang w:val="en-US" w:eastAsia="zh-CN"/>
        </w:rPr>
        <w:t xml:space="preserve"> off;</w:t>
      </w:r>
    </w:p>
    <w:p w14:paraId="051DBC6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'off hist'</w:t>
      </w:r>
      <w:r w:rsidRPr="00A500DC">
        <w:rPr>
          <w:rFonts w:ascii="Menlo" w:eastAsia="Times New Roman" w:hAnsi="Menlo" w:cs="Menlo"/>
          <w:color w:val="000000"/>
          <w:sz w:val="11"/>
          <w:szCs w:val="11"/>
          <w:lang w:val="en-US" w:eastAsia="zh-CN"/>
        </w:rPr>
        <w:t>);</w:t>
      </w:r>
    </w:p>
    <w:p w14:paraId="60D1A19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11</w:t>
      </w:r>
      <w:r w:rsidRPr="00A500DC">
        <w:rPr>
          <w:rFonts w:ascii="Menlo" w:eastAsia="Times New Roman" w:hAnsi="Menlo" w:cs="Menlo"/>
          <w:color w:val="000000"/>
          <w:sz w:val="11"/>
          <w:szCs w:val="11"/>
          <w:lang w:val="en-US" w:eastAsia="zh-CN"/>
        </w:rPr>
        <w:t>);</w:t>
      </w:r>
    </w:p>
    <w:p w14:paraId="6532214F"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ref(:,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w:t>
      </w:r>
      <w:r w:rsidRPr="00A500DC">
        <w:rPr>
          <w:rFonts w:ascii="Menlo" w:eastAsia="Times New Roman" w:hAnsi="Menlo" w:cs="Menlo"/>
          <w:color w:val="000000"/>
          <w:sz w:val="11"/>
          <w:szCs w:val="11"/>
          <w:lang w:val="en-US" w:eastAsia="zh-CN"/>
        </w:rPr>
        <w:t>);</w:t>
      </w:r>
    </w:p>
    <w:p w14:paraId="4F34B7A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yline</w:t>
      </w:r>
      <w:proofErr w:type="spellEnd"/>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'r'</w:t>
      </w:r>
      <w:r w:rsidRPr="00A500DC">
        <w:rPr>
          <w:rFonts w:ascii="Menlo" w:eastAsia="Times New Roman" w:hAnsi="Menlo" w:cs="Menlo"/>
          <w:color w:val="000000"/>
          <w:sz w:val="11"/>
          <w:szCs w:val="11"/>
          <w:lang w:val="en-US" w:eastAsia="zh-CN"/>
        </w:rPr>
        <w:t>);</w:t>
      </w:r>
    </w:p>
    <w:p w14:paraId="3476675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p>
    <w:p w14:paraId="3D67877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yline</w:t>
      </w:r>
      <w:proofErr w:type="spellEnd"/>
      <w:r w:rsidRPr="00A500DC">
        <w:rPr>
          <w:rFonts w:ascii="Menlo" w:eastAsia="Times New Roman" w:hAnsi="Menlo" w:cs="Menlo"/>
          <w:color w:val="000000"/>
          <w:sz w:val="11"/>
          <w:szCs w:val="11"/>
          <w:lang w:val="en-US" w:eastAsia="zh-CN"/>
        </w:rPr>
        <w:t>(</w:t>
      </w:r>
      <w:proofErr w:type="gramStart"/>
      <w:r w:rsidRPr="00A500DC">
        <w:rPr>
          <w:rFonts w:ascii="Menlo" w:eastAsia="Times New Roman" w:hAnsi="Menlo" w:cs="Menlo"/>
          <w:color w:val="000000"/>
          <w:sz w:val="11"/>
          <w:szCs w:val="11"/>
          <w:lang w:val="en-US" w:eastAsia="zh-CN"/>
        </w:rPr>
        <w:t>x(</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'g'</w:t>
      </w:r>
      <w:r w:rsidRPr="00A500DC">
        <w:rPr>
          <w:rFonts w:ascii="Menlo" w:eastAsia="Times New Roman" w:hAnsi="Menlo" w:cs="Menlo"/>
          <w:color w:val="000000"/>
          <w:sz w:val="11"/>
          <w:szCs w:val="11"/>
          <w:lang w:val="en-US" w:eastAsia="zh-CN"/>
        </w:rPr>
        <w:t>);</w:t>
      </w:r>
    </w:p>
    <w:p w14:paraId="47C4BAA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613A152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795E26"/>
          <w:sz w:val="11"/>
          <w:szCs w:val="11"/>
          <w:lang w:val="en-US" w:eastAsia="zh-CN"/>
        </w:rPr>
        <w:t>xlim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inf</w:t>
      </w:r>
      <w:r w:rsidRPr="00A500DC">
        <w:rPr>
          <w:rFonts w:ascii="Menlo" w:eastAsia="Times New Roman" w:hAnsi="Menlo" w:cs="Menlo"/>
          <w:color w:val="000000"/>
          <w:sz w:val="11"/>
          <w:szCs w:val="11"/>
          <w:lang w:val="en-US" w:eastAsia="zh-CN"/>
        </w:rPr>
        <w:t>])</w:t>
      </w:r>
    </w:p>
    <w:p w14:paraId="0C4B3E2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'on'</w:t>
      </w:r>
      <w:r w:rsidRPr="00A500DC">
        <w:rPr>
          <w:rFonts w:ascii="Menlo" w:eastAsia="Times New Roman" w:hAnsi="Menlo" w:cs="Menlo"/>
          <w:color w:val="000000"/>
          <w:sz w:val="11"/>
          <w:szCs w:val="11"/>
          <w:lang w:val="en-US" w:eastAsia="zh-CN"/>
        </w:rPr>
        <w:t>);</w:t>
      </w:r>
    </w:p>
    <w:p w14:paraId="3D9B6F9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12</w:t>
      </w:r>
      <w:r w:rsidRPr="00A500DC">
        <w:rPr>
          <w:rFonts w:ascii="Menlo" w:eastAsia="Times New Roman" w:hAnsi="Menlo" w:cs="Menlo"/>
          <w:color w:val="000000"/>
          <w:sz w:val="11"/>
          <w:szCs w:val="11"/>
          <w:lang w:val="en-US" w:eastAsia="zh-CN"/>
        </w:rPr>
        <w:t>);</w:t>
      </w:r>
    </w:p>
    <w:p w14:paraId="0F14305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ref(:,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148F86E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hold</w:t>
      </w:r>
      <w:r w:rsidRPr="00A500DC">
        <w:rPr>
          <w:rFonts w:ascii="Menlo" w:eastAsia="Times New Roman" w:hAnsi="Menlo" w:cs="Menlo"/>
          <w:color w:val="A31515"/>
          <w:sz w:val="11"/>
          <w:szCs w:val="11"/>
          <w:lang w:val="en-US" w:eastAsia="zh-CN"/>
        </w:rPr>
        <w:t xml:space="preserve"> on;</w:t>
      </w:r>
    </w:p>
    <w:p w14:paraId="6137D53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X(:,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35FC664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p>
    <w:p w14:paraId="2EEC282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000000"/>
          <w:sz w:val="11"/>
          <w:szCs w:val="11"/>
          <w:lang w:val="en-US" w:eastAsia="zh-CN"/>
        </w:rPr>
        <w:t>histogram(</w:t>
      </w:r>
      <w:proofErr w:type="gramEnd"/>
      <w:r w:rsidRPr="00A500DC">
        <w:rPr>
          <w:rFonts w:ascii="Menlo" w:eastAsia="Times New Roman" w:hAnsi="Menlo" w:cs="Menlo"/>
          <w:color w:val="000000"/>
          <w:sz w:val="11"/>
          <w:szCs w:val="11"/>
          <w:lang w:val="en-US" w:eastAsia="zh-CN"/>
        </w:rPr>
        <w:t xml:space="preserve">X(:,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'Normalization'</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31515"/>
          <w:sz w:val="11"/>
          <w:szCs w:val="11"/>
          <w:lang w:val="en-US" w:eastAsia="zh-CN"/>
        </w:rPr>
        <w:t>'probability'</w:t>
      </w:r>
      <w:r w:rsidRPr="00A500DC">
        <w:rPr>
          <w:rFonts w:ascii="Menlo" w:eastAsia="Times New Roman" w:hAnsi="Menlo" w:cs="Menlo"/>
          <w:color w:val="000000"/>
          <w:sz w:val="11"/>
          <w:szCs w:val="11"/>
          <w:lang w:val="en-US" w:eastAsia="zh-CN"/>
        </w:rPr>
        <w:t>);</w:t>
      </w:r>
    </w:p>
    <w:p w14:paraId="34CC434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1B3D7A4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1080"/>
          <w:sz w:val="11"/>
          <w:szCs w:val="11"/>
          <w:lang w:val="en-US" w:eastAsia="zh-CN"/>
        </w:rPr>
        <w:t>hold</w:t>
      </w:r>
      <w:r w:rsidRPr="00A500DC">
        <w:rPr>
          <w:rFonts w:ascii="Menlo" w:eastAsia="Times New Roman" w:hAnsi="Menlo" w:cs="Menlo"/>
          <w:color w:val="A31515"/>
          <w:sz w:val="11"/>
          <w:szCs w:val="11"/>
          <w:lang w:val="en-US" w:eastAsia="zh-CN"/>
        </w:rPr>
        <w:t xml:space="preserve"> off;</w:t>
      </w:r>
    </w:p>
    <w:p w14:paraId="2088787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'on hist'</w:t>
      </w:r>
      <w:r w:rsidRPr="00A500DC">
        <w:rPr>
          <w:rFonts w:ascii="Menlo" w:eastAsia="Times New Roman" w:hAnsi="Menlo" w:cs="Menlo"/>
          <w:color w:val="000000"/>
          <w:sz w:val="11"/>
          <w:szCs w:val="11"/>
          <w:lang w:val="en-US" w:eastAsia="zh-CN"/>
        </w:rPr>
        <w:t>);</w:t>
      </w:r>
    </w:p>
    <w:p w14:paraId="2E8341E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7C851E3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At least T measurements are needed to start evaluation</w:t>
      </w:r>
    </w:p>
    <w:p w14:paraId="19E57DF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length</w:t>
      </w:r>
      <w:r w:rsidRPr="00A500DC">
        <w:rPr>
          <w:rFonts w:ascii="Menlo" w:eastAsia="Times New Roman" w:hAnsi="Menlo" w:cs="Menlo"/>
          <w:color w:val="000000"/>
          <w:sz w:val="11"/>
          <w:szCs w:val="11"/>
          <w:lang w:val="en-US" w:eastAsia="zh-CN"/>
        </w:rPr>
        <w:t>(X) &lt; T</w:t>
      </w:r>
    </w:p>
    <w:p w14:paraId="141D95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continue</w:t>
      </w:r>
      <w:r w:rsidRPr="00A500DC">
        <w:rPr>
          <w:rFonts w:ascii="Menlo" w:eastAsia="Times New Roman" w:hAnsi="Menlo" w:cs="Menlo"/>
          <w:color w:val="000000"/>
          <w:sz w:val="11"/>
          <w:szCs w:val="11"/>
          <w:lang w:val="en-US" w:eastAsia="zh-CN"/>
        </w:rPr>
        <w:t>;</w:t>
      </w:r>
    </w:p>
    <w:p w14:paraId="4E0C11A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400E655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0351EE5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Smooth measurements</w:t>
      </w:r>
    </w:p>
    <w:p w14:paraId="7930E9C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z1 = </w:t>
      </w:r>
      <w:proofErr w:type="gramStart"/>
      <w:r w:rsidRPr="00A500DC">
        <w:rPr>
          <w:rFonts w:ascii="Menlo" w:eastAsia="Times New Roman" w:hAnsi="Menlo" w:cs="Menlo"/>
          <w:color w:val="0000FF"/>
          <w:sz w:val="11"/>
          <w:szCs w:val="11"/>
          <w:lang w:val="en-US" w:eastAsia="zh-CN"/>
        </w:rPr>
        <w:t>sum</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X(end-T+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                                    </w:t>
      </w:r>
      <w:r w:rsidRPr="00A500DC">
        <w:rPr>
          <w:rFonts w:ascii="Menlo" w:eastAsia="Times New Roman" w:hAnsi="Menlo" w:cs="Menlo"/>
          <w:color w:val="008000"/>
          <w:sz w:val="11"/>
          <w:szCs w:val="11"/>
          <w:lang w:val="en-US" w:eastAsia="zh-CN"/>
        </w:rPr>
        <w:t>% Smoothed measurement</w:t>
      </w:r>
    </w:p>
    <w:p w14:paraId="64863CC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z2 = </w:t>
      </w:r>
      <w:proofErr w:type="gramStart"/>
      <w:r w:rsidRPr="00A500DC">
        <w:rPr>
          <w:rFonts w:ascii="Menlo" w:eastAsia="Times New Roman" w:hAnsi="Menlo" w:cs="Menlo"/>
          <w:color w:val="0000FF"/>
          <w:sz w:val="11"/>
          <w:szCs w:val="11"/>
          <w:lang w:val="en-US" w:eastAsia="zh-CN"/>
        </w:rPr>
        <w:t>sum</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X(end-T+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                                    </w:t>
      </w:r>
      <w:r w:rsidRPr="00A500DC">
        <w:rPr>
          <w:rFonts w:ascii="Menlo" w:eastAsia="Times New Roman" w:hAnsi="Menlo" w:cs="Menlo"/>
          <w:color w:val="008000"/>
          <w:sz w:val="11"/>
          <w:szCs w:val="11"/>
          <w:lang w:val="en-US" w:eastAsia="zh-CN"/>
        </w:rPr>
        <w:t>% Smoothed background</w:t>
      </w:r>
    </w:p>
    <w:p w14:paraId="0CD6B76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Y = [</w:t>
      </w:r>
      <w:proofErr w:type="gramStart"/>
      <w:r w:rsidRPr="00A500DC">
        <w:rPr>
          <w:rFonts w:ascii="Menlo" w:eastAsia="Times New Roman" w:hAnsi="Menlo" w:cs="Menlo"/>
          <w:color w:val="000000"/>
          <w:sz w:val="11"/>
          <w:szCs w:val="11"/>
          <w:lang w:val="en-US" w:eastAsia="zh-CN"/>
        </w:rPr>
        <w:t>Y ;</w:t>
      </w:r>
      <w:proofErr w:type="gramEnd"/>
      <w:r w:rsidRPr="00A500DC">
        <w:rPr>
          <w:rFonts w:ascii="Menlo" w:eastAsia="Times New Roman" w:hAnsi="Menlo" w:cs="Menlo"/>
          <w:color w:val="000000"/>
          <w:sz w:val="11"/>
          <w:szCs w:val="11"/>
          <w:lang w:val="en-US" w:eastAsia="zh-CN"/>
        </w:rPr>
        <w:t xml:space="preserve"> [x(</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z1, z2]];                                             </w:t>
      </w:r>
      <w:r w:rsidRPr="00A500DC">
        <w:rPr>
          <w:rFonts w:ascii="Menlo" w:eastAsia="Times New Roman" w:hAnsi="Menlo" w:cs="Menlo"/>
          <w:color w:val="008000"/>
          <w:sz w:val="11"/>
          <w:szCs w:val="11"/>
          <w:lang w:val="en-US" w:eastAsia="zh-CN"/>
        </w:rPr>
        <w:t>% Store newly smoothed values</w:t>
      </w:r>
    </w:p>
    <w:p w14:paraId="244594E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1C6D154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Calculate dB values. For greater efficiency, this matrix could be</w:t>
      </w:r>
    </w:p>
    <w:p w14:paraId="1FD68F6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lastRenderedPageBreak/>
        <w:t xml:space="preserve">    </w:t>
      </w:r>
      <w:r w:rsidRPr="00A500DC">
        <w:rPr>
          <w:rFonts w:ascii="Menlo" w:eastAsia="Times New Roman" w:hAnsi="Menlo" w:cs="Menlo"/>
          <w:color w:val="008000"/>
          <w:sz w:val="11"/>
          <w:szCs w:val="11"/>
          <w:lang w:val="en-US" w:eastAsia="zh-CN"/>
        </w:rPr>
        <w:t>% updated row by row for every new measurement but would have to be</w:t>
      </w:r>
    </w:p>
    <w:p w14:paraId="05481BE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recomputed every time the offset values are changed.</w:t>
      </w:r>
    </w:p>
    <w:p w14:paraId="3A62B98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Z = [Y</w:t>
      </w:r>
      <w:proofErr w:type="gramStart"/>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(Y(:,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(Y(:, </w:t>
      </w:r>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))*k + b];</w:t>
      </w:r>
    </w:p>
    <w:p w14:paraId="7873E5E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
    <w:p w14:paraId="1148A14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Plot dB values</w:t>
      </w:r>
    </w:p>
    <w:p w14:paraId="2A609F2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length</w:t>
      </w:r>
      <w:r w:rsidRPr="00A500DC">
        <w:rPr>
          <w:rFonts w:ascii="Menlo" w:eastAsia="Times New Roman" w:hAnsi="Menlo" w:cs="Menlo"/>
          <w:color w:val="000000"/>
          <w:sz w:val="11"/>
          <w:szCs w:val="11"/>
          <w:lang w:val="en-US" w:eastAsia="zh-CN"/>
        </w:rPr>
        <w:t xml:space="preserve">(Z) &lt; </w:t>
      </w:r>
      <w:r w:rsidRPr="00A500DC">
        <w:rPr>
          <w:rFonts w:ascii="Menlo" w:eastAsia="Times New Roman" w:hAnsi="Menlo" w:cs="Menlo"/>
          <w:color w:val="098658"/>
          <w:sz w:val="11"/>
          <w:szCs w:val="11"/>
          <w:lang w:val="en-US" w:eastAsia="zh-CN"/>
        </w:rPr>
        <w:t>120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Plot everything in one graph until 60s have passed</w:t>
      </w:r>
    </w:p>
    <w:p w14:paraId="57C74E8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8</w:t>
      </w:r>
      <w:r w:rsidRPr="00A500DC">
        <w:rPr>
          <w:rFonts w:ascii="Menlo" w:eastAsia="Times New Roman" w:hAnsi="Menlo" w:cs="Menlo"/>
          <w:color w:val="000000"/>
          <w:sz w:val="11"/>
          <w:szCs w:val="11"/>
          <w:lang w:val="en-US" w:eastAsia="zh-CN"/>
        </w:rPr>
        <w:t>);</w:t>
      </w:r>
    </w:p>
    <w:p w14:paraId="141C47F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Z(:,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xml:space="preserve">, Z(:,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1C01AE0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795E26"/>
          <w:sz w:val="11"/>
          <w:szCs w:val="11"/>
          <w:lang w:val="en-US" w:eastAsia="zh-CN"/>
        </w:rPr>
        <w:t>xlim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inf</w:t>
      </w:r>
      <w:r w:rsidRPr="00A500DC">
        <w:rPr>
          <w:rFonts w:ascii="Menlo" w:eastAsia="Times New Roman" w:hAnsi="Menlo" w:cs="Menlo"/>
          <w:color w:val="000000"/>
          <w:sz w:val="11"/>
          <w:szCs w:val="11"/>
          <w:lang w:val="en-US" w:eastAsia="zh-CN"/>
        </w:rPr>
        <w:t>])</w:t>
      </w:r>
    </w:p>
    <w:p w14:paraId="077E9146"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A31515"/>
          <w:sz w:val="11"/>
          <w:szCs w:val="11"/>
          <w:lang w:val="en-US" w:eastAsia="zh-CN"/>
        </w:rPr>
        <w:t>'[dB]'</w:t>
      </w:r>
      <w:r w:rsidRPr="00A500DC">
        <w:rPr>
          <w:rFonts w:ascii="Menlo" w:eastAsia="Times New Roman" w:hAnsi="Menlo" w:cs="Menlo"/>
          <w:color w:val="000000"/>
          <w:sz w:val="11"/>
          <w:szCs w:val="11"/>
          <w:lang w:val="en-US" w:eastAsia="zh-CN"/>
        </w:rPr>
        <w:t>)</w:t>
      </w:r>
    </w:p>
    <w:p w14:paraId="1D97E38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else</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8000"/>
          <w:sz w:val="11"/>
          <w:szCs w:val="11"/>
          <w:lang w:val="en-US" w:eastAsia="zh-CN"/>
        </w:rPr>
        <w:t>% After 60s plot complete history and last minute separately</w:t>
      </w:r>
    </w:p>
    <w:p w14:paraId="6700754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w:t>
      </w:r>
    </w:p>
    <w:p w14:paraId="179F15D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Z(end-</w:t>
      </w:r>
      <w:r w:rsidRPr="00A500DC">
        <w:rPr>
          <w:rFonts w:ascii="Menlo" w:eastAsia="Times New Roman" w:hAnsi="Menlo" w:cs="Menlo"/>
          <w:color w:val="098658"/>
          <w:sz w:val="11"/>
          <w:szCs w:val="11"/>
          <w:lang w:val="en-US" w:eastAsia="zh-CN"/>
        </w:rPr>
        <w:t>120</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Z(end-</w:t>
      </w:r>
      <w:r w:rsidRPr="00A500DC">
        <w:rPr>
          <w:rFonts w:ascii="Menlo" w:eastAsia="Times New Roman" w:hAnsi="Menlo" w:cs="Menlo"/>
          <w:color w:val="098658"/>
          <w:sz w:val="11"/>
          <w:szCs w:val="11"/>
          <w:lang w:val="en-US" w:eastAsia="zh-CN"/>
        </w:rPr>
        <w:t>120</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:end,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4D15505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'Last minute [dB]'</w:t>
      </w:r>
      <w:r w:rsidRPr="00A500DC">
        <w:rPr>
          <w:rFonts w:ascii="Menlo" w:eastAsia="Times New Roman" w:hAnsi="Menlo" w:cs="Menlo"/>
          <w:color w:val="000000"/>
          <w:sz w:val="11"/>
          <w:szCs w:val="11"/>
          <w:lang w:val="en-US" w:eastAsia="zh-CN"/>
        </w:rPr>
        <w:t>)</w:t>
      </w:r>
    </w:p>
    <w:p w14:paraId="45B7E9C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795E26"/>
          <w:sz w:val="11"/>
          <w:szCs w:val="11"/>
          <w:lang w:val="en-US" w:eastAsia="zh-CN"/>
        </w:rPr>
        <w:t>xlim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[Z(end-</w:t>
      </w:r>
      <w:r w:rsidRPr="00A500DC">
        <w:rPr>
          <w:rFonts w:ascii="Menlo" w:eastAsia="Times New Roman" w:hAnsi="Menlo" w:cs="Menlo"/>
          <w:color w:val="098658"/>
          <w:sz w:val="11"/>
          <w:szCs w:val="11"/>
          <w:lang w:val="en-US" w:eastAsia="zh-CN"/>
        </w:rPr>
        <w:t>120</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inf</w:t>
      </w:r>
      <w:r w:rsidRPr="00A500DC">
        <w:rPr>
          <w:rFonts w:ascii="Menlo" w:eastAsia="Times New Roman" w:hAnsi="Menlo" w:cs="Menlo"/>
          <w:color w:val="000000"/>
          <w:sz w:val="11"/>
          <w:szCs w:val="11"/>
          <w:lang w:val="en-US" w:eastAsia="zh-CN"/>
        </w:rPr>
        <w:t>])</w:t>
      </w:r>
    </w:p>
    <w:p w14:paraId="3B905EC5"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subplot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98658"/>
          <w:sz w:val="11"/>
          <w:szCs w:val="11"/>
          <w:lang w:val="en-US" w:eastAsia="zh-CN"/>
        </w:rPr>
        <w:t>3</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4</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98658"/>
          <w:sz w:val="11"/>
          <w:szCs w:val="11"/>
          <w:lang w:val="en-US" w:eastAsia="zh-CN"/>
        </w:rPr>
        <w:t>5</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8</w:t>
      </w:r>
      <w:r w:rsidRPr="00A500DC">
        <w:rPr>
          <w:rFonts w:ascii="Menlo" w:eastAsia="Times New Roman" w:hAnsi="Menlo" w:cs="Menlo"/>
          <w:color w:val="000000"/>
          <w:sz w:val="11"/>
          <w:szCs w:val="11"/>
          <w:lang w:val="en-US" w:eastAsia="zh-CN"/>
        </w:rPr>
        <w:t>);</w:t>
      </w:r>
    </w:p>
    <w:p w14:paraId="2C907F7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plot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xml:space="preserve">Z(:, </w:t>
      </w:r>
      <w:r w:rsidRPr="00A500DC">
        <w:rPr>
          <w:rFonts w:ascii="Menlo" w:eastAsia="Times New Roman" w:hAnsi="Menlo" w:cs="Menlo"/>
          <w:color w:val="098658"/>
          <w:sz w:val="11"/>
          <w:szCs w:val="11"/>
          <w:lang w:val="en-US" w:eastAsia="zh-CN"/>
        </w:rPr>
        <w:t>1</w:t>
      </w:r>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1000</w:t>
      </w:r>
      <w:r w:rsidRPr="00A500DC">
        <w:rPr>
          <w:rFonts w:ascii="Menlo" w:eastAsia="Times New Roman" w:hAnsi="Menlo" w:cs="Menlo"/>
          <w:color w:val="000000"/>
          <w:sz w:val="11"/>
          <w:szCs w:val="11"/>
          <w:lang w:val="en-US" w:eastAsia="zh-CN"/>
        </w:rPr>
        <w:t xml:space="preserve">, Z(:, </w:t>
      </w:r>
      <w:r w:rsidRPr="00A500DC">
        <w:rPr>
          <w:rFonts w:ascii="Menlo" w:eastAsia="Times New Roman" w:hAnsi="Menlo" w:cs="Menlo"/>
          <w:color w:val="098658"/>
          <w:sz w:val="11"/>
          <w:szCs w:val="11"/>
          <w:lang w:val="en-US" w:eastAsia="zh-CN"/>
        </w:rPr>
        <w:t>2</w:t>
      </w:r>
      <w:r w:rsidRPr="00A500DC">
        <w:rPr>
          <w:rFonts w:ascii="Menlo" w:eastAsia="Times New Roman" w:hAnsi="Menlo" w:cs="Menlo"/>
          <w:color w:val="000000"/>
          <w:sz w:val="11"/>
          <w:szCs w:val="11"/>
          <w:lang w:val="en-US" w:eastAsia="zh-CN"/>
        </w:rPr>
        <w:t>));</w:t>
      </w:r>
    </w:p>
    <w:p w14:paraId="3E77A2A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proofErr w:type="gramStart"/>
      <w:r w:rsidRPr="00A500DC">
        <w:rPr>
          <w:rFonts w:ascii="Menlo" w:eastAsia="Times New Roman" w:hAnsi="Menlo" w:cs="Menlo"/>
          <w:color w:val="795E26"/>
          <w:sz w:val="11"/>
          <w:szCs w:val="11"/>
          <w:lang w:val="en-US" w:eastAsia="zh-CN"/>
        </w:rPr>
        <w:t>xlim</w:t>
      </w:r>
      <w:proofErr w:type="spellEnd"/>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w:t>
      </w:r>
      <w:r w:rsidRPr="00A500DC">
        <w:rPr>
          <w:rFonts w:ascii="Menlo" w:eastAsia="Times New Roman" w:hAnsi="Menlo" w:cs="Menlo"/>
          <w:color w:val="098658"/>
          <w:sz w:val="11"/>
          <w:szCs w:val="11"/>
          <w:lang w:val="en-US" w:eastAsia="zh-CN"/>
        </w:rPr>
        <w:t>20</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inf</w:t>
      </w:r>
      <w:r w:rsidRPr="00A500DC">
        <w:rPr>
          <w:rFonts w:ascii="Menlo" w:eastAsia="Times New Roman" w:hAnsi="Menlo" w:cs="Menlo"/>
          <w:color w:val="000000"/>
          <w:sz w:val="11"/>
          <w:szCs w:val="11"/>
          <w:lang w:val="en-US" w:eastAsia="zh-CN"/>
        </w:rPr>
        <w:t xml:space="preserve">])  </w:t>
      </w:r>
    </w:p>
    <w:p w14:paraId="0EA8662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title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A31515"/>
          <w:sz w:val="11"/>
          <w:szCs w:val="11"/>
          <w:lang w:val="en-US" w:eastAsia="zh-CN"/>
        </w:rPr>
        <w:t>'Compete history [dB]'</w:t>
      </w:r>
      <w:r w:rsidRPr="00A500DC">
        <w:rPr>
          <w:rFonts w:ascii="Menlo" w:eastAsia="Times New Roman" w:hAnsi="Menlo" w:cs="Menlo"/>
          <w:color w:val="000000"/>
          <w:sz w:val="11"/>
          <w:szCs w:val="11"/>
          <w:lang w:val="en-US" w:eastAsia="zh-CN"/>
        </w:rPr>
        <w:t>)</w:t>
      </w:r>
    </w:p>
    <w:p w14:paraId="6D64569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3D5B9A7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end</w:t>
      </w:r>
    </w:p>
    <w:p w14:paraId="7E4130A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25F5433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function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calibrate</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w:t>
      </w:r>
    </w:p>
    <w:p w14:paraId="4D1FDA2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global</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cali</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c;</w:t>
      </w:r>
    </w:p>
    <w:p w14:paraId="5A01408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cali</w:t>
      </w:r>
      <w:proofErr w:type="spellEnd"/>
      <w:r w:rsidRPr="00A500DC">
        <w:rPr>
          <w:rFonts w:ascii="Menlo" w:eastAsia="Times New Roman" w:hAnsi="Menlo" w:cs="Menlo"/>
          <w:color w:val="000000"/>
          <w:sz w:val="11"/>
          <w:szCs w:val="11"/>
          <w:lang w:val="en-US" w:eastAsia="zh-CN"/>
        </w:rPr>
        <w:t xml:space="preserve"> = ~</w:t>
      </w:r>
      <w:proofErr w:type="spellStart"/>
      <w:r w:rsidRPr="00A500DC">
        <w:rPr>
          <w:rFonts w:ascii="Menlo" w:eastAsia="Times New Roman" w:hAnsi="Menlo" w:cs="Menlo"/>
          <w:color w:val="000000"/>
          <w:sz w:val="11"/>
          <w:szCs w:val="11"/>
          <w:lang w:val="en-US" w:eastAsia="zh-CN"/>
        </w:rPr>
        <w:t>cali</w:t>
      </w:r>
      <w:proofErr w:type="spellEnd"/>
      <w:r w:rsidRPr="00A500DC">
        <w:rPr>
          <w:rFonts w:ascii="Menlo" w:eastAsia="Times New Roman" w:hAnsi="Menlo" w:cs="Menlo"/>
          <w:color w:val="000000"/>
          <w:sz w:val="11"/>
          <w:szCs w:val="11"/>
          <w:lang w:val="en-US" w:eastAsia="zh-CN"/>
        </w:rPr>
        <w:t>;</w:t>
      </w:r>
    </w:p>
    <w:p w14:paraId="7D15F2AD"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if</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cali</w:t>
      </w:r>
      <w:proofErr w:type="spellEnd"/>
    </w:p>
    <w:p w14:paraId="4E0BE36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c.String</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A31515"/>
          <w:sz w:val="11"/>
          <w:szCs w:val="11"/>
          <w:lang w:val="en-US" w:eastAsia="zh-CN"/>
        </w:rPr>
        <w:t>'Calibrating...'</w:t>
      </w:r>
      <w:r w:rsidRPr="00A500DC">
        <w:rPr>
          <w:rFonts w:ascii="Menlo" w:eastAsia="Times New Roman" w:hAnsi="Menlo" w:cs="Menlo"/>
          <w:color w:val="000000"/>
          <w:sz w:val="11"/>
          <w:szCs w:val="11"/>
          <w:lang w:val="en-US" w:eastAsia="zh-CN"/>
        </w:rPr>
        <w:t>;</w:t>
      </w:r>
    </w:p>
    <w:p w14:paraId="39202A0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off_count</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21FA3F0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else</w:t>
      </w:r>
    </w:p>
    <w:p w14:paraId="1851485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c.String</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A31515"/>
          <w:sz w:val="11"/>
          <w:szCs w:val="11"/>
          <w:lang w:val="en-US" w:eastAsia="zh-CN"/>
        </w:rPr>
        <w:t>'Calibrate'</w:t>
      </w:r>
      <w:r w:rsidRPr="00A500DC">
        <w:rPr>
          <w:rFonts w:ascii="Menlo" w:eastAsia="Times New Roman" w:hAnsi="Menlo" w:cs="Menlo"/>
          <w:color w:val="000000"/>
          <w:sz w:val="11"/>
          <w:szCs w:val="11"/>
          <w:lang w:val="en-US" w:eastAsia="zh-CN"/>
        </w:rPr>
        <w:t>;</w:t>
      </w:r>
    </w:p>
    <w:p w14:paraId="014FEB33"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end</w:t>
      </w:r>
    </w:p>
    <w:p w14:paraId="71FEB79A"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end</w:t>
      </w:r>
    </w:p>
    <w:p w14:paraId="53D6720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4E0545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function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reset</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w:t>
      </w:r>
    </w:p>
    <w:p w14:paraId="0D0FC454"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global</w:t>
      </w: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w:t>
      </w:r>
    </w:p>
    <w:p w14:paraId="30EB8BA1"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offset_b</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5758736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proofErr w:type="spellStart"/>
      <w:r w:rsidRPr="00A500DC">
        <w:rPr>
          <w:rFonts w:ascii="Menlo" w:eastAsia="Times New Roman" w:hAnsi="Menlo" w:cs="Menlo"/>
          <w:color w:val="000000"/>
          <w:sz w:val="11"/>
          <w:szCs w:val="11"/>
          <w:lang w:val="en-US" w:eastAsia="zh-CN"/>
        </w:rPr>
        <w:t>offset_m</w:t>
      </w:r>
      <w:proofErr w:type="spellEnd"/>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98658"/>
          <w:sz w:val="11"/>
          <w:szCs w:val="11"/>
          <w:lang w:val="en-US" w:eastAsia="zh-CN"/>
        </w:rPr>
        <w:t>0</w:t>
      </w:r>
      <w:r w:rsidRPr="00A500DC">
        <w:rPr>
          <w:rFonts w:ascii="Menlo" w:eastAsia="Times New Roman" w:hAnsi="Menlo" w:cs="Menlo"/>
          <w:color w:val="000000"/>
          <w:sz w:val="11"/>
          <w:szCs w:val="11"/>
          <w:lang w:val="en-US" w:eastAsia="zh-CN"/>
        </w:rPr>
        <w:t>;</w:t>
      </w:r>
    </w:p>
    <w:p w14:paraId="7750476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end</w:t>
      </w:r>
    </w:p>
    <w:p w14:paraId="5DD0267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15607A60"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function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stop</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w:t>
      </w:r>
    </w:p>
    <w:p w14:paraId="314371DE"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global</w:t>
      </w: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run</w:t>
      </w:r>
      <w:r w:rsidRPr="00A500DC">
        <w:rPr>
          <w:rFonts w:ascii="Menlo" w:eastAsia="Times New Roman" w:hAnsi="Menlo" w:cs="Menlo"/>
          <w:color w:val="000000"/>
          <w:sz w:val="11"/>
          <w:szCs w:val="11"/>
          <w:lang w:val="en-US" w:eastAsia="zh-CN"/>
        </w:rPr>
        <w:t>;</w:t>
      </w:r>
    </w:p>
    <w:p w14:paraId="037425F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0000FF"/>
          <w:sz w:val="11"/>
          <w:szCs w:val="11"/>
          <w:lang w:val="en-US" w:eastAsia="zh-CN"/>
        </w:rPr>
        <w:t>run</w:t>
      </w:r>
      <w:r w:rsidRPr="00A500DC">
        <w:rPr>
          <w:rFonts w:ascii="Menlo" w:eastAsia="Times New Roman" w:hAnsi="Menlo" w:cs="Menlo"/>
          <w:color w:val="000000"/>
          <w:sz w:val="11"/>
          <w:szCs w:val="11"/>
          <w:lang w:val="en-US" w:eastAsia="zh-CN"/>
        </w:rPr>
        <w:t xml:space="preserve"> = </w:t>
      </w:r>
      <w:r w:rsidRPr="00A500DC">
        <w:rPr>
          <w:rFonts w:ascii="Menlo" w:eastAsia="Times New Roman" w:hAnsi="Menlo" w:cs="Menlo"/>
          <w:color w:val="0000FF"/>
          <w:sz w:val="11"/>
          <w:szCs w:val="11"/>
          <w:lang w:val="en-US" w:eastAsia="zh-CN"/>
        </w:rPr>
        <w:t>false</w:t>
      </w:r>
      <w:r w:rsidRPr="00A500DC">
        <w:rPr>
          <w:rFonts w:ascii="Menlo" w:eastAsia="Times New Roman" w:hAnsi="Menlo" w:cs="Menlo"/>
          <w:color w:val="000000"/>
          <w:sz w:val="11"/>
          <w:szCs w:val="11"/>
          <w:lang w:val="en-US" w:eastAsia="zh-CN"/>
        </w:rPr>
        <w:t>;</w:t>
      </w:r>
    </w:p>
    <w:p w14:paraId="19E075A8"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AF00DB"/>
          <w:sz w:val="11"/>
          <w:szCs w:val="11"/>
          <w:lang w:val="en-US" w:eastAsia="zh-CN"/>
        </w:rPr>
        <w:t>end</w:t>
      </w:r>
    </w:p>
    <w:p w14:paraId="530E5F1C"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p>
    <w:p w14:paraId="69638E09"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FF"/>
          <w:sz w:val="11"/>
          <w:szCs w:val="11"/>
          <w:lang w:val="en-US" w:eastAsia="zh-CN"/>
        </w:rPr>
        <w:t>function</w:t>
      </w:r>
      <w:r w:rsidRPr="00A500DC">
        <w:rPr>
          <w:rFonts w:ascii="Menlo" w:eastAsia="Times New Roman" w:hAnsi="Menlo" w:cs="Menlo"/>
          <w:color w:val="000000"/>
          <w:sz w:val="11"/>
          <w:szCs w:val="11"/>
          <w:lang w:val="en-US" w:eastAsia="zh-CN"/>
        </w:rPr>
        <w:t xml:space="preserve"> </w:t>
      </w:r>
      <w:proofErr w:type="gramStart"/>
      <w:r w:rsidRPr="00A500DC">
        <w:rPr>
          <w:rFonts w:ascii="Menlo" w:eastAsia="Times New Roman" w:hAnsi="Menlo" w:cs="Menlo"/>
          <w:color w:val="795E26"/>
          <w:sz w:val="11"/>
          <w:szCs w:val="11"/>
          <w:lang w:val="en-US" w:eastAsia="zh-CN"/>
        </w:rPr>
        <w:t>clear</w:t>
      </w:r>
      <w:r w:rsidRPr="00A500DC">
        <w:rPr>
          <w:rFonts w:ascii="Menlo" w:eastAsia="Times New Roman" w:hAnsi="Menlo" w:cs="Menlo"/>
          <w:color w:val="000000"/>
          <w:sz w:val="11"/>
          <w:szCs w:val="11"/>
          <w:lang w:val="en-US" w:eastAsia="zh-CN"/>
        </w:rPr>
        <w:t>(</w:t>
      </w:r>
      <w:proofErr w:type="gramEnd"/>
      <w:r w:rsidRPr="00A500DC">
        <w:rPr>
          <w:rFonts w:ascii="Menlo" w:eastAsia="Times New Roman" w:hAnsi="Menlo" w:cs="Menlo"/>
          <w:color w:val="000000"/>
          <w:sz w:val="11"/>
          <w:szCs w:val="11"/>
          <w:lang w:val="en-US" w:eastAsia="zh-CN"/>
        </w:rPr>
        <w:t>~, ~)</w:t>
      </w:r>
    </w:p>
    <w:p w14:paraId="2B4CD972"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w:t>
      </w:r>
      <w:r w:rsidRPr="00A500DC">
        <w:rPr>
          <w:rFonts w:ascii="Menlo" w:eastAsia="Times New Roman" w:hAnsi="Menlo" w:cs="Menlo"/>
          <w:color w:val="AF00DB"/>
          <w:sz w:val="11"/>
          <w:szCs w:val="11"/>
          <w:lang w:val="en-US" w:eastAsia="zh-CN"/>
        </w:rPr>
        <w:t>global</w:t>
      </w:r>
      <w:r w:rsidRPr="00A500DC">
        <w:rPr>
          <w:rFonts w:ascii="Menlo" w:eastAsia="Times New Roman" w:hAnsi="Menlo" w:cs="Menlo"/>
          <w:color w:val="000000"/>
          <w:sz w:val="11"/>
          <w:szCs w:val="11"/>
          <w:lang w:val="en-US" w:eastAsia="zh-CN"/>
        </w:rPr>
        <w:t xml:space="preserve"> X Y;</w:t>
      </w:r>
    </w:p>
    <w:p w14:paraId="3E3EACA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X = [];</w:t>
      </w:r>
    </w:p>
    <w:p w14:paraId="05724C07"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val="en-US" w:eastAsia="zh-CN"/>
        </w:rPr>
      </w:pPr>
      <w:r w:rsidRPr="00A500DC">
        <w:rPr>
          <w:rFonts w:ascii="Menlo" w:eastAsia="Times New Roman" w:hAnsi="Menlo" w:cs="Menlo"/>
          <w:color w:val="000000"/>
          <w:sz w:val="11"/>
          <w:szCs w:val="11"/>
          <w:lang w:val="en-US" w:eastAsia="zh-CN"/>
        </w:rPr>
        <w:t xml:space="preserve">    Y = [];</w:t>
      </w:r>
    </w:p>
    <w:p w14:paraId="0CDB555B" w14:textId="77777777" w:rsidR="00182654" w:rsidRPr="00A500DC" w:rsidRDefault="00182654" w:rsidP="00182654">
      <w:pPr>
        <w:shd w:val="clear" w:color="auto" w:fill="FFFFFF"/>
        <w:spacing w:after="0" w:line="270" w:lineRule="atLeast"/>
        <w:jc w:val="left"/>
        <w:rPr>
          <w:rFonts w:ascii="Menlo" w:eastAsia="Times New Roman" w:hAnsi="Menlo" w:cs="Menlo"/>
          <w:color w:val="000000"/>
          <w:sz w:val="11"/>
          <w:szCs w:val="11"/>
          <w:lang w:eastAsia="zh-CN"/>
        </w:rPr>
      </w:pPr>
      <w:r w:rsidRPr="00A500DC">
        <w:rPr>
          <w:rFonts w:ascii="Menlo" w:eastAsia="Times New Roman" w:hAnsi="Menlo" w:cs="Menlo"/>
          <w:color w:val="AF00DB"/>
          <w:sz w:val="11"/>
          <w:szCs w:val="11"/>
          <w:lang w:eastAsia="zh-CN"/>
        </w:rPr>
        <w:t>end</w:t>
      </w:r>
    </w:p>
    <w:p w14:paraId="6A34653E" w14:textId="59CC0864" w:rsidR="00221C73" w:rsidRPr="00A500DC" w:rsidRDefault="00221C73">
      <w:pPr>
        <w:spacing w:line="259" w:lineRule="auto"/>
        <w:jc w:val="left"/>
        <w:rPr>
          <w:color w:val="000000" w:themeColor="text1"/>
          <w:sz w:val="20"/>
          <w:szCs w:val="18"/>
          <w:lang w:val="en-US"/>
        </w:rPr>
      </w:pPr>
    </w:p>
    <w:bookmarkStart w:id="237" w:name="_Toc37841109" w:displacedByCustomXml="next"/>
    <w:sdt>
      <w:sdtPr>
        <w:rPr>
          <w:rFonts w:eastAsiaTheme="minorHAnsi" w:cstheme="minorBidi"/>
          <w:b/>
          <w:bCs/>
          <w:color w:val="auto"/>
          <w:sz w:val="24"/>
          <w:szCs w:val="22"/>
        </w:rPr>
        <w:id w:val="1792480304"/>
        <w:docPartObj>
          <w:docPartGallery w:val="Bibliographies"/>
          <w:docPartUnique/>
        </w:docPartObj>
      </w:sdtPr>
      <w:sdtEndPr>
        <w:rPr>
          <w:b w:val="0"/>
          <w:bCs w:val="0"/>
        </w:rPr>
      </w:sdtEndPr>
      <w:sdtContent>
        <w:p w14:paraId="26A4D7A5" w14:textId="729ABDB0" w:rsidR="00C35376" w:rsidRDefault="00C35376" w:rsidP="004879BD">
          <w:pPr>
            <w:pStyle w:val="Chapter1"/>
          </w:pPr>
          <w:r>
            <w:t>Literaturverzeichnis</w:t>
          </w:r>
          <w:bookmarkEnd w:id="237"/>
        </w:p>
        <w:sdt>
          <w:sdtPr>
            <w:id w:val="111145805"/>
            <w:bibliography/>
          </w:sdtPr>
          <w:sdtContent>
            <w:p w14:paraId="46F8F169" w14:textId="77777777" w:rsidR="00900A79" w:rsidRDefault="00C35376" w:rsidP="00900A79">
              <w:pPr>
                <w:pStyle w:val="Bibliography"/>
                <w:rPr>
                  <w:noProof/>
                  <w:szCs w:val="24"/>
                </w:rPr>
              </w:pPr>
              <w:r>
                <w:fldChar w:fldCharType="begin"/>
              </w:r>
              <w:r>
                <w:instrText>BIBLIOGRAPHY</w:instrText>
              </w:r>
              <w:r>
                <w:fldChar w:fldCharType="separate"/>
              </w:r>
              <w:r w:rsidR="00900A79">
                <w:rPr>
                  <w:noProof/>
                </w:rPr>
                <w:t xml:space="preserve">1. </w:t>
              </w:r>
              <w:r w:rsidR="00900A79">
                <w:rPr>
                  <w:b/>
                  <w:bCs/>
                  <w:noProof/>
                </w:rPr>
                <w:t>Tränkler, Hans-Rolf und Rindl, Leonhard M.</w:t>
              </w:r>
              <w:r w:rsidR="00900A79">
                <w:rPr>
                  <w:noProof/>
                </w:rPr>
                <w:t xml:space="preserve"> </w:t>
              </w:r>
              <w:r w:rsidR="00900A79">
                <w:rPr>
                  <w:i/>
                  <w:iCs/>
                  <w:noProof/>
                </w:rPr>
                <w:t xml:space="preserve">Sensortechnik Handbuch für Praxis und Wissenschaft. </w:t>
              </w:r>
              <w:r w:rsidR="00900A79">
                <w:rPr>
                  <w:noProof/>
                </w:rPr>
                <w:t>2. Grünwald; Freiburg : Springer Vieweg, 2014. 978-3-642-29942-1.</w:t>
              </w:r>
            </w:p>
            <w:p w14:paraId="575232F1" w14:textId="77777777" w:rsidR="00900A79" w:rsidRDefault="00900A79" w:rsidP="00900A79">
              <w:pPr>
                <w:pStyle w:val="Bibliography"/>
                <w:rPr>
                  <w:noProof/>
                </w:rPr>
              </w:pPr>
              <w:r>
                <w:rPr>
                  <w:noProof/>
                </w:rPr>
                <w:t xml:space="preserve">2. </w:t>
              </w:r>
              <w:r>
                <w:rPr>
                  <w:b/>
                  <w:bCs/>
                  <w:noProof/>
                </w:rPr>
                <w:t>Deutscher Feuerwehrverband e. V. (DFV).</w:t>
              </w:r>
              <w:r>
                <w:rPr>
                  <w:noProof/>
                </w:rPr>
                <w:t xml:space="preserve"> feuerwehrverband.de. [Online] [Zitat vom: 26. März 2020.] http://www.feuerwehrverband.de/statistik.html.</w:t>
              </w:r>
            </w:p>
            <w:p w14:paraId="077933AD" w14:textId="77777777" w:rsidR="00900A79" w:rsidRDefault="00900A79" w:rsidP="00900A79">
              <w:pPr>
                <w:pStyle w:val="Bibliography"/>
                <w:rPr>
                  <w:noProof/>
                </w:rPr>
              </w:pPr>
              <w:r>
                <w:rPr>
                  <w:noProof/>
                </w:rPr>
                <w:t xml:space="preserve">3. </w:t>
              </w:r>
              <w:r>
                <w:rPr>
                  <w:b/>
                  <w:bCs/>
                  <w:noProof/>
                </w:rPr>
                <w:t>Bundesamt für Strahlenschutz.</w:t>
              </w:r>
              <w:r>
                <w:rPr>
                  <w:noProof/>
                </w:rPr>
                <w:t xml:space="preserve"> www.bfs.de. [Online] 31. 03 2020. https://www.bfs.de/DE/themen/opt/opt_node.html.</w:t>
              </w:r>
            </w:p>
            <w:p w14:paraId="4FC02B72" w14:textId="77777777" w:rsidR="00900A79" w:rsidRDefault="00900A79" w:rsidP="00900A79">
              <w:pPr>
                <w:pStyle w:val="Bibliography"/>
                <w:rPr>
                  <w:noProof/>
                </w:rPr>
              </w:pPr>
              <w:r w:rsidRPr="00182654">
                <w:rPr>
                  <w:noProof/>
                  <w:lang w:val="en-US"/>
                </w:rPr>
                <w:t xml:space="preserve">4. </w:t>
              </w:r>
              <w:r w:rsidRPr="00182654">
                <w:rPr>
                  <w:b/>
                  <w:bCs/>
                  <w:noProof/>
                  <w:lang w:val="en-US"/>
                </w:rPr>
                <w:t>R.Timothy Hitchcock, Robert M. Patterson.</w:t>
              </w:r>
              <w:r w:rsidRPr="00182654">
                <w:rPr>
                  <w:noProof/>
                  <w:lang w:val="en-US"/>
                </w:rPr>
                <w:t xml:space="preserve"> </w:t>
              </w:r>
              <w:r w:rsidRPr="00182654">
                <w:rPr>
                  <w:i/>
                  <w:iCs/>
                  <w:noProof/>
                  <w:lang w:val="en-US"/>
                </w:rPr>
                <w:t xml:space="preserve">Radio-Frequency and ELF Electromagnetic Energies: A Handbook for Health Professionals. </w:t>
              </w:r>
              <w:r w:rsidRPr="00182654">
                <w:rPr>
                  <w:noProof/>
                  <w:lang w:val="en-US"/>
                </w:rPr>
                <w:t xml:space="preserve">s.l. : Wiley, 1950. </w:t>
              </w:r>
              <w:r>
                <w:rPr>
                  <w:noProof/>
                </w:rPr>
                <w:t>ISBN 0471284548.</w:t>
              </w:r>
            </w:p>
            <w:p w14:paraId="1A4F85B7" w14:textId="77777777" w:rsidR="00900A79" w:rsidRDefault="00900A79" w:rsidP="00900A79">
              <w:pPr>
                <w:pStyle w:val="Bibliography"/>
                <w:rPr>
                  <w:noProof/>
                </w:rPr>
              </w:pPr>
              <w:r>
                <w:rPr>
                  <w:noProof/>
                </w:rPr>
                <w:t xml:space="preserve">5. </w:t>
              </w:r>
              <w:r>
                <w:rPr>
                  <w:b/>
                  <w:bCs/>
                  <w:noProof/>
                </w:rPr>
                <w:t>Beyerer, Jürgen, León, Fernando Puente und Frese, Christian.</w:t>
              </w:r>
              <w:r>
                <w:rPr>
                  <w:noProof/>
                </w:rPr>
                <w:t xml:space="preserve"> </w:t>
              </w:r>
              <w:r>
                <w:rPr>
                  <w:i/>
                  <w:iCs/>
                  <w:noProof/>
                </w:rPr>
                <w:t xml:space="preserve">Automatische Sichtprüfung: Grundlagen, Methoden und Praxis der Bildgewinnung und Bildauswertung. </w:t>
              </w:r>
              <w:r>
                <w:rPr>
                  <w:noProof/>
                </w:rPr>
                <w:t>s.l. : Springer-Verlag, 2016.</w:t>
              </w:r>
            </w:p>
            <w:p w14:paraId="77C97406" w14:textId="77777777" w:rsidR="00900A79" w:rsidRDefault="00900A79" w:rsidP="00900A79">
              <w:pPr>
                <w:pStyle w:val="Bibliography"/>
                <w:rPr>
                  <w:noProof/>
                </w:rPr>
              </w:pPr>
              <w:r>
                <w:rPr>
                  <w:noProof/>
                </w:rPr>
                <w:t xml:space="preserve">6. </w:t>
              </w:r>
              <w:r>
                <w:rPr>
                  <w:b/>
                  <w:bCs/>
                  <w:noProof/>
                </w:rPr>
                <w:t>Frank Ellrich, Tobias Würschmidt.</w:t>
              </w:r>
              <w:r>
                <w:rPr>
                  <w:noProof/>
                </w:rPr>
                <w:t xml:space="preserve"> secupedia. [Online] [Zitat vom: 01. 04 2020.] https://www.secupedia.info/wiki/Terahertz.</w:t>
              </w:r>
            </w:p>
            <w:p w14:paraId="06751361" w14:textId="77777777" w:rsidR="00900A79" w:rsidRDefault="00900A79" w:rsidP="00900A79">
              <w:pPr>
                <w:pStyle w:val="Bibliography"/>
                <w:rPr>
                  <w:noProof/>
                </w:rPr>
              </w:pPr>
              <w:r>
                <w:rPr>
                  <w:noProof/>
                </w:rPr>
                <w:t xml:space="preserve">7. </w:t>
              </w:r>
              <w:r>
                <w:rPr>
                  <w:b/>
                  <w:bCs/>
                  <w:noProof/>
                </w:rPr>
                <w:t>Jonatan.</w:t>
              </w:r>
              <w:r>
                <w:rPr>
                  <w:noProof/>
                </w:rPr>
                <w:t xml:space="preserve"> Jonatans Quelle. [Online] </w:t>
              </w:r>
            </w:p>
            <w:p w14:paraId="547513D4" w14:textId="77777777" w:rsidR="00900A79" w:rsidRDefault="00900A79" w:rsidP="00900A79">
              <w:pPr>
                <w:pStyle w:val="Bibliography"/>
                <w:rPr>
                  <w:noProof/>
                </w:rPr>
              </w:pPr>
              <w:r>
                <w:rPr>
                  <w:noProof/>
                </w:rPr>
                <w:t xml:space="preserve">8. </w:t>
              </w:r>
              <w:r>
                <w:rPr>
                  <w:b/>
                  <w:bCs/>
                  <w:noProof/>
                </w:rPr>
                <w:t>Schuer, Jan.</w:t>
              </w:r>
              <w:r>
                <w:rPr>
                  <w:noProof/>
                </w:rPr>
                <w:t xml:space="preserve"> Schottky-Dioden-Mischer im Sub-Millimeter-Wellenlängenbereich für bildgebende Anwendungen. [Online] 2013. [Zitat vom: 01. 04 2020.]</w:t>
              </w:r>
            </w:p>
            <w:p w14:paraId="2A869092" w14:textId="77777777" w:rsidR="00900A79" w:rsidRDefault="00900A79" w:rsidP="00900A79">
              <w:pPr>
                <w:pStyle w:val="Bibliography"/>
                <w:rPr>
                  <w:noProof/>
                </w:rPr>
              </w:pPr>
              <w:r>
                <w:rPr>
                  <w:noProof/>
                </w:rPr>
                <w:t xml:space="preserve">9. </w:t>
              </w:r>
              <w:r>
                <w:rPr>
                  <w:b/>
                  <w:bCs/>
                  <w:noProof/>
                </w:rPr>
                <w:t>Feldmann, Torsten.</w:t>
              </w:r>
              <w:r>
                <w:rPr>
                  <w:noProof/>
                </w:rPr>
                <w:t xml:space="preserve"> Das Rexin Magazin. [Online] Kunststoffhandel Rexin GmbH, 26. Mai 2017. [Zitat vom: 14. April 2020.] https://blog.rexin-shop.de/impressum-datenschutz/.</w:t>
              </w:r>
            </w:p>
            <w:p w14:paraId="076501BE" w14:textId="77777777" w:rsidR="00900A79" w:rsidRDefault="00900A79" w:rsidP="00900A79">
              <w:pPr>
                <w:pStyle w:val="Bibliography"/>
                <w:rPr>
                  <w:noProof/>
                </w:rPr>
              </w:pPr>
              <w:r>
                <w:rPr>
                  <w:noProof/>
                </w:rPr>
                <w:t xml:space="preserve">10. </w:t>
              </w:r>
              <w:r>
                <w:rPr>
                  <w:b/>
                  <w:bCs/>
                  <w:noProof/>
                </w:rPr>
                <w:t>Wikibooks.</w:t>
              </w:r>
              <w:r>
                <w:rPr>
                  <w:noProof/>
                </w:rPr>
                <w:t xml:space="preserve"> wikibooks.org. [Online] [Zitat vom: 14. April 2020.] https://de.wikibooks.org/wiki/Tabellensammlung_Chemie/_Dichte_fester_Stoffe.</w:t>
              </w:r>
            </w:p>
            <w:p w14:paraId="49007B30" w14:textId="77777777" w:rsidR="00900A79" w:rsidRPr="00182654" w:rsidRDefault="00900A79" w:rsidP="00900A79">
              <w:pPr>
                <w:pStyle w:val="Bibliography"/>
                <w:rPr>
                  <w:noProof/>
                  <w:lang w:val="en-US"/>
                </w:rPr>
              </w:pPr>
              <w:r>
                <w:rPr>
                  <w:noProof/>
                </w:rPr>
                <w:t xml:space="preserve">11. </w:t>
              </w:r>
              <w:r>
                <w:rPr>
                  <w:b/>
                  <w:bCs/>
                  <w:noProof/>
                </w:rPr>
                <w:t>AG, Kanya.</w:t>
              </w:r>
              <w:r>
                <w:rPr>
                  <w:noProof/>
                </w:rPr>
                <w:t xml:space="preserve"> Produktkatalog Kanya. [Online] [Zitat vom: 01. </w:t>
              </w:r>
              <w:r w:rsidRPr="00182654">
                <w:rPr>
                  <w:noProof/>
                  <w:lang w:val="en-US"/>
                </w:rPr>
                <w:t>04 2020.]</w:t>
              </w:r>
            </w:p>
            <w:p w14:paraId="3282BDE0" w14:textId="77777777" w:rsidR="00900A79" w:rsidRDefault="00900A79" w:rsidP="00900A79">
              <w:pPr>
                <w:pStyle w:val="Bibliography"/>
                <w:rPr>
                  <w:noProof/>
                </w:rPr>
              </w:pPr>
              <w:r w:rsidRPr="00182654">
                <w:rPr>
                  <w:noProof/>
                  <w:lang w:val="en-US"/>
                </w:rPr>
                <w:t xml:space="preserve">12. </w:t>
              </w:r>
              <w:r w:rsidRPr="00182654">
                <w:rPr>
                  <w:b/>
                  <w:bCs/>
                  <w:noProof/>
                  <w:lang w:val="en-US"/>
                </w:rPr>
                <w:t>Osram Opto Semiconductors GmbH.</w:t>
              </w:r>
              <w:r w:rsidRPr="00182654">
                <w:rPr>
                  <w:noProof/>
                  <w:lang w:val="en-US"/>
                </w:rPr>
                <w:t xml:space="preserve"> osram.de. [Online] 1.7, 10. </w:t>
              </w:r>
              <w:r>
                <w:rPr>
                  <w:noProof/>
                </w:rPr>
                <w:t>03 2020. [Zitat vom: 19. 03 2020.] https://dammedia.osram.info/media/resource/hires/osram-dam-5580407/SFH%204550_EN.pdf.</w:t>
              </w:r>
            </w:p>
            <w:p w14:paraId="5CBB0141" w14:textId="77777777" w:rsidR="00900A79" w:rsidRDefault="00900A79" w:rsidP="00900A79">
              <w:pPr>
                <w:pStyle w:val="Bibliography"/>
                <w:rPr>
                  <w:noProof/>
                </w:rPr>
              </w:pPr>
              <w:r w:rsidRPr="00182654">
                <w:rPr>
                  <w:noProof/>
                  <w:lang w:val="en-US"/>
                </w:rPr>
                <w:lastRenderedPageBreak/>
                <w:t xml:space="preserve">13. </w:t>
              </w:r>
              <w:r w:rsidRPr="00182654">
                <w:rPr>
                  <w:b/>
                  <w:bCs/>
                  <w:noProof/>
                  <w:lang w:val="en-US"/>
                </w:rPr>
                <w:t>Schultze, Thorsten, Sichma, Lea und Meyer, Marit E.</w:t>
              </w:r>
              <w:r w:rsidRPr="00182654">
                <w:rPr>
                  <w:noProof/>
                  <w:lang w:val="en-US"/>
                </w:rPr>
                <w:t xml:space="preserve"> </w:t>
              </w:r>
              <w:r w:rsidRPr="00182654">
                <w:rPr>
                  <w:i/>
                  <w:iCs/>
                  <w:noProof/>
                  <w:lang w:val="en-US"/>
                </w:rPr>
                <w:t xml:space="preserve">A Smoke Detector to Prevent False Alarms in Lunar Missions by Dust Discrimination. </w:t>
              </w:r>
              <w:r>
                <w:rPr>
                  <w:noProof/>
                </w:rPr>
                <w:t>Nachrichtentechnische Systeme, Universität Duisburg-Essen. Lisbon : s.n., 2020. submitted for publication.</w:t>
              </w:r>
            </w:p>
            <w:p w14:paraId="0D2C1460" w14:textId="77777777" w:rsidR="00900A79" w:rsidRDefault="00900A79" w:rsidP="00900A79">
              <w:pPr>
                <w:pStyle w:val="Bibliography"/>
                <w:rPr>
                  <w:noProof/>
                </w:rPr>
              </w:pPr>
              <w:r w:rsidRPr="00182654">
                <w:rPr>
                  <w:noProof/>
                  <w:lang w:val="en-US"/>
                </w:rPr>
                <w:t xml:space="preserve">14. </w:t>
              </w:r>
              <w:r w:rsidRPr="00182654">
                <w:rPr>
                  <w:b/>
                  <w:bCs/>
                  <w:noProof/>
                  <w:lang w:val="en-US"/>
                </w:rPr>
                <w:t>ON Semiconductor.</w:t>
              </w:r>
              <w:r w:rsidRPr="00182654">
                <w:rPr>
                  <w:noProof/>
                  <w:lang w:val="en-US"/>
                </w:rPr>
                <w:t xml:space="preserve"> onsemi.com. [Online] 7, November 2017. </w:t>
              </w:r>
              <w:r>
                <w:rPr>
                  <w:noProof/>
                </w:rPr>
                <w:t>[Zitat vom: 14. April 2020.] https://www.onsemi.com/pub/Collateral/BS170-D.PDF.</w:t>
              </w:r>
            </w:p>
            <w:p w14:paraId="6F1660B8" w14:textId="77777777" w:rsidR="00900A79" w:rsidRPr="00182654" w:rsidRDefault="00900A79" w:rsidP="00900A79">
              <w:pPr>
                <w:pStyle w:val="Bibliography"/>
                <w:rPr>
                  <w:noProof/>
                  <w:lang w:val="en-US"/>
                </w:rPr>
              </w:pPr>
              <w:r w:rsidRPr="00182654">
                <w:rPr>
                  <w:noProof/>
                  <w:lang w:val="en-US"/>
                </w:rPr>
                <w:t xml:space="preserve">15. </w:t>
              </w:r>
              <w:r w:rsidRPr="00182654">
                <w:rPr>
                  <w:b/>
                  <w:bCs/>
                  <w:noProof/>
                  <w:lang w:val="en-US"/>
                </w:rPr>
                <w:t>Osram Opto Semiconductors GmbH.</w:t>
              </w:r>
              <w:r w:rsidRPr="00182654">
                <w:rPr>
                  <w:noProof/>
                  <w:lang w:val="en-US"/>
                </w:rPr>
                <w:t xml:space="preserve"> osram.de. [Online] [Zitat vom: 14. April 2020.] Electrical Simulation. https://www.osram.com/ecat/Radial%20T1%203-4%20SFH%204550/com/en/class_pim_web_catalog_103489/global/prd_pim_device_2219775/.</w:t>
              </w:r>
            </w:p>
            <w:p w14:paraId="48895560" w14:textId="77777777" w:rsidR="00900A79" w:rsidRDefault="00900A79" w:rsidP="00900A79">
              <w:pPr>
                <w:pStyle w:val="Bibliography"/>
                <w:rPr>
                  <w:noProof/>
                </w:rPr>
              </w:pPr>
              <w:r>
                <w:rPr>
                  <w:noProof/>
                </w:rPr>
                <w:t xml:space="preserve">16. </w:t>
              </w:r>
              <w:r>
                <w:rPr>
                  <w:b/>
                  <w:bCs/>
                  <w:noProof/>
                </w:rPr>
                <w:t>LTwiki.</w:t>
              </w:r>
              <w:r>
                <w:rPr>
                  <w:noProof/>
                </w:rPr>
                <w:t xml:space="preserve"> ltwiki.org. [Online] 5. August 2016. [Zitat vom: 14. April 2020.] http://ltwiki.org/index.php?title=BS170.</w:t>
              </w:r>
            </w:p>
            <w:p w14:paraId="1CF1AC9C" w14:textId="27120E89" w:rsidR="00C35376" w:rsidRDefault="00C35376" w:rsidP="00900A79">
              <w:pPr>
                <w:pStyle w:val="Bibliography"/>
                <w:rPr>
                  <w:noProof/>
                </w:rPr>
              </w:pPr>
              <w:r>
                <w:rPr>
                  <w:b/>
                  <w:bCs/>
                </w:rPr>
                <w:fldChar w:fldCharType="end"/>
              </w:r>
            </w:p>
          </w:sdtContent>
        </w:sdt>
      </w:sdtContent>
    </w:sdt>
    <w:p w14:paraId="20F862C0" w14:textId="51E25D01" w:rsidR="003B59D2" w:rsidRPr="00F014E3" w:rsidRDefault="003B59D2" w:rsidP="00C304B7">
      <w:pPr>
        <w:pStyle w:val="Flietext"/>
      </w:pPr>
    </w:p>
    <w:sectPr w:rsidR="003B59D2" w:rsidRPr="00F014E3" w:rsidSect="00E15A0E">
      <w:footerReference w:type="default" r:id="rId55"/>
      <w:pgSz w:w="11906" w:h="16838"/>
      <w:pgMar w:top="1418" w:right="1701" w:bottom="1418"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ls" w:date="2020-04-15T07:33:00Z" w:initials="BN(GLLCL">
    <w:p w14:paraId="7B34C2D6" w14:textId="1DDA6886" w:rsidR="00182654" w:rsidRDefault="00182654">
      <w:pPr>
        <w:pStyle w:val="CommentText"/>
      </w:pPr>
      <w:r>
        <w:rPr>
          <w:rStyle w:val="CommentReference"/>
        </w:rPr>
        <w:annotationRef/>
      </w:r>
      <w:r>
        <w:rPr>
          <w:noProof/>
        </w:rPr>
        <w:t>möchten</w:t>
      </w:r>
    </w:p>
  </w:comment>
  <w:comment w:id="2" w:author="Nils" w:date="2020-04-15T07:30:00Z" w:initials="BN(GLLCL">
    <w:p w14:paraId="382227C4" w14:textId="76E582D7" w:rsidR="00182654" w:rsidRDefault="00182654">
      <w:pPr>
        <w:pStyle w:val="CommentText"/>
      </w:pPr>
      <w:r>
        <w:rPr>
          <w:rStyle w:val="CommentReference"/>
        </w:rPr>
        <w:annotationRef/>
      </w:r>
      <w:r>
        <w:rPr>
          <w:noProof/>
        </w:rPr>
        <w:t>Bindestrich?</w:t>
      </w:r>
    </w:p>
  </w:comment>
  <w:comment w:id="3" w:author="Nils" w:date="2020-04-15T07:32:00Z" w:initials="BN(GLLCL">
    <w:p w14:paraId="485D8E9E" w14:textId="4D5242D0" w:rsidR="00182654" w:rsidRDefault="00182654">
      <w:pPr>
        <w:pStyle w:val="CommentText"/>
      </w:pPr>
      <w:r>
        <w:rPr>
          <w:rStyle w:val="CommentReference"/>
        </w:rPr>
        <w:annotationRef/>
      </w:r>
      <w:r>
        <w:rPr>
          <w:noProof/>
        </w:rPr>
        <w:t>gilt unser Dank</w:t>
      </w:r>
    </w:p>
  </w:comment>
  <w:comment w:id="18" w:author="Nils" w:date="2020-04-15T07:42:00Z" w:initials="BN(GLLCL">
    <w:p w14:paraId="600F2CA8" w14:textId="122C9737" w:rsidR="00182654" w:rsidRDefault="00182654">
      <w:pPr>
        <w:pStyle w:val="CommentText"/>
      </w:pPr>
      <w:r>
        <w:rPr>
          <w:rStyle w:val="CommentReference"/>
        </w:rPr>
        <w:annotationRef/>
      </w:r>
      <w:r>
        <w:rPr>
          <w:noProof/>
        </w:rPr>
        <w:t>vonnöten. von Nöten klingt vielleicht richtig, ist tatsächlich aber laut Duden falsch:</w:t>
      </w:r>
      <w:r w:rsidRPr="00004A25">
        <w:t xml:space="preserve"> </w:t>
      </w:r>
      <w:hyperlink r:id="rId1" w:history="1">
        <w:r>
          <w:rPr>
            <w:rStyle w:val="Hyperlink"/>
          </w:rPr>
          <w:t>https://www.duden.de/rechtschreibung/vonnoeten</w:t>
        </w:r>
      </w:hyperlink>
    </w:p>
  </w:comment>
  <w:comment w:id="20" w:author="Nils" w:date="2020-04-15T07:44:00Z" w:initials="BN(GLLCL">
    <w:p w14:paraId="04505E55" w14:textId="238354BE" w:rsidR="00182654" w:rsidRDefault="00182654">
      <w:pPr>
        <w:pStyle w:val="CommentText"/>
      </w:pPr>
      <w:r>
        <w:rPr>
          <w:rStyle w:val="CommentReference"/>
        </w:rPr>
        <w:annotationRef/>
      </w:r>
      <w:r>
        <w:rPr>
          <w:noProof/>
        </w:rPr>
        <w:t>und</w:t>
      </w:r>
    </w:p>
  </w:comment>
  <w:comment w:id="28" w:author="Nils" w:date="2020-04-15T07:49:00Z" w:initials="BN(GLLCL">
    <w:p w14:paraId="27E5BA26" w14:textId="08544ED1" w:rsidR="00182654" w:rsidRDefault="00182654">
      <w:pPr>
        <w:pStyle w:val="CommentText"/>
      </w:pPr>
      <w:r>
        <w:rPr>
          <w:rStyle w:val="CommentReference"/>
        </w:rPr>
        <w:annotationRef/>
      </w:r>
      <w:r>
        <w:rPr>
          <w:noProof/>
        </w:rPr>
        <w:t>fälschlicherweise oder "auf Falsche Art", wie bei vonnöten. ist ebenfalls ein Adverb.</w:t>
      </w:r>
    </w:p>
  </w:comment>
  <w:comment w:id="121" w:author="Jonatan Stock" w:date="2020-04-15T08:19:00Z" w:initials="JS">
    <w:p w14:paraId="50AE2D9A" w14:textId="6E6E3167" w:rsidR="00182654" w:rsidRDefault="00182654">
      <w:pPr>
        <w:pStyle w:val="CommentText"/>
      </w:pPr>
      <w:r>
        <w:rPr>
          <w:rStyle w:val="CommentReference"/>
        </w:rPr>
        <w:annotationRef/>
      </w:r>
      <w:r>
        <w:t xml:space="preserve">halten nur einem Drehmoment von 12 </w:t>
      </w:r>
      <w:proofErr w:type="spellStart"/>
      <w:r>
        <w:t>Nm</w:t>
      </w:r>
      <w:proofErr w:type="spellEnd"/>
      <w:r>
        <w:t xml:space="preserve"> stand</w:t>
      </w:r>
    </w:p>
  </w:comment>
  <w:comment w:id="134" w:author="Jonatan Stock" w:date="2020-04-15T08:24:00Z" w:initials="JS">
    <w:p w14:paraId="24808A4F" w14:textId="256FDBBD" w:rsidR="00182654" w:rsidRDefault="00182654">
      <w:pPr>
        <w:pStyle w:val="CommentText"/>
      </w:pPr>
      <w:r>
        <w:rPr>
          <w:rStyle w:val="CommentReference"/>
        </w:rPr>
        <w:annotationRef/>
      </w:r>
      <w:r>
        <w:t>Beschriftung einfügen :D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34C2D6" w15:done="1"/>
  <w15:commentEx w15:paraId="382227C4" w15:done="1"/>
  <w15:commentEx w15:paraId="485D8E9E" w15:done="1"/>
  <w15:commentEx w15:paraId="600F2CA8" w15:done="1"/>
  <w15:commentEx w15:paraId="04505E55" w15:done="1"/>
  <w15:commentEx w15:paraId="27E5BA26" w15:done="1"/>
  <w15:commentEx w15:paraId="50AE2D9A" w15:done="1"/>
  <w15:commentEx w15:paraId="24808A4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1373D" w16cex:dateUtc="2020-04-15T05:33:00Z"/>
  <w16cex:commentExtensible w16cex:durableId="224136A5" w16cex:dateUtc="2020-04-15T05:30:00Z"/>
  <w16cex:commentExtensible w16cex:durableId="224136F3" w16cex:dateUtc="2020-04-15T05:32:00Z"/>
  <w16cex:commentExtensible w16cex:durableId="2241394F" w16cex:dateUtc="2020-04-15T05:42:00Z"/>
  <w16cex:commentExtensible w16cex:durableId="224139C5" w16cex:dateUtc="2020-04-15T05:44:00Z"/>
  <w16cex:commentExtensible w16cex:durableId="22413AEC" w16cex:dateUtc="2020-04-15T05:49:00Z"/>
  <w16cex:commentExtensible w16cex:durableId="22414228" w16cex:dateUtc="2020-04-15T06:19:00Z"/>
  <w16cex:commentExtensible w16cex:durableId="2241432E" w16cex:dateUtc="2020-04-15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34C2D6" w16cid:durableId="2241373D"/>
  <w16cid:commentId w16cid:paraId="382227C4" w16cid:durableId="224136A5"/>
  <w16cid:commentId w16cid:paraId="485D8E9E" w16cid:durableId="224136F3"/>
  <w16cid:commentId w16cid:paraId="600F2CA8" w16cid:durableId="2241394F"/>
  <w16cid:commentId w16cid:paraId="04505E55" w16cid:durableId="224139C5"/>
  <w16cid:commentId w16cid:paraId="27E5BA26" w16cid:durableId="22413AEC"/>
  <w16cid:commentId w16cid:paraId="50AE2D9A" w16cid:durableId="22414228"/>
  <w16cid:commentId w16cid:paraId="24808A4F" w16cid:durableId="224143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3F5D2" w14:textId="77777777" w:rsidR="00A46242" w:rsidRDefault="00A46242" w:rsidP="0096424C">
      <w:pPr>
        <w:spacing w:after="0" w:line="240" w:lineRule="auto"/>
      </w:pPr>
      <w:r>
        <w:separator/>
      </w:r>
    </w:p>
  </w:endnote>
  <w:endnote w:type="continuationSeparator" w:id="0">
    <w:p w14:paraId="0787AE7D" w14:textId="77777777" w:rsidR="00A46242" w:rsidRDefault="00A46242" w:rsidP="0096424C">
      <w:pPr>
        <w:spacing w:after="0" w:line="240" w:lineRule="auto"/>
      </w:pPr>
      <w:r>
        <w:continuationSeparator/>
      </w:r>
    </w:p>
  </w:endnote>
  <w:endnote w:type="continuationNotice" w:id="1">
    <w:p w14:paraId="0572DB15" w14:textId="77777777" w:rsidR="00A46242" w:rsidRDefault="00A462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252E3" w14:textId="3B3DBBE7" w:rsidR="00182654" w:rsidRDefault="00182654">
    <w:pPr>
      <w:pStyle w:val="Footer"/>
      <w:jc w:val="center"/>
    </w:pPr>
  </w:p>
  <w:p w14:paraId="240F7814" w14:textId="77777777" w:rsidR="00182654" w:rsidRDefault="00182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675A1" w14:textId="668990B6" w:rsidR="00182654" w:rsidRDefault="00182654">
    <w:pPr>
      <w:pStyle w:val="Footer"/>
      <w:jc w:val="center"/>
    </w:pPr>
  </w:p>
  <w:p w14:paraId="63EB8883" w14:textId="77777777" w:rsidR="00182654" w:rsidRDefault="00182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645232"/>
      <w:docPartObj>
        <w:docPartGallery w:val="Page Numbers (Bottom of Page)"/>
        <w:docPartUnique/>
      </w:docPartObj>
    </w:sdtPr>
    <w:sdtContent>
      <w:p w14:paraId="55FD23CA" w14:textId="77777777" w:rsidR="00182654" w:rsidRDefault="00182654">
        <w:pPr>
          <w:pStyle w:val="Footer"/>
          <w:jc w:val="center"/>
        </w:pPr>
        <w:r>
          <w:fldChar w:fldCharType="begin"/>
        </w:r>
        <w:r>
          <w:instrText>PAGE   \* MERGEFORMAT</w:instrText>
        </w:r>
        <w:r>
          <w:fldChar w:fldCharType="separate"/>
        </w:r>
        <w:r>
          <w:t>2</w:t>
        </w:r>
        <w:r>
          <w:fldChar w:fldCharType="end"/>
        </w:r>
      </w:p>
    </w:sdtContent>
  </w:sdt>
  <w:p w14:paraId="6B52F191" w14:textId="77777777" w:rsidR="00182654" w:rsidRDefault="0018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CFC26" w14:textId="77777777" w:rsidR="00A46242" w:rsidRDefault="00A46242" w:rsidP="0096424C">
      <w:pPr>
        <w:spacing w:after="0" w:line="240" w:lineRule="auto"/>
      </w:pPr>
      <w:r>
        <w:separator/>
      </w:r>
    </w:p>
  </w:footnote>
  <w:footnote w:type="continuationSeparator" w:id="0">
    <w:p w14:paraId="597E3358" w14:textId="77777777" w:rsidR="00A46242" w:rsidRDefault="00A46242" w:rsidP="0096424C">
      <w:pPr>
        <w:spacing w:after="0" w:line="240" w:lineRule="auto"/>
      </w:pPr>
      <w:r>
        <w:continuationSeparator/>
      </w:r>
    </w:p>
  </w:footnote>
  <w:footnote w:type="continuationNotice" w:id="1">
    <w:p w14:paraId="4D9A4809" w14:textId="77777777" w:rsidR="00A46242" w:rsidRDefault="00A46242">
      <w:pPr>
        <w:spacing w:after="0" w:line="240" w:lineRule="auto"/>
      </w:pPr>
    </w:p>
  </w:footnote>
  <w:footnote w:id="2">
    <w:p w14:paraId="6D979973" w14:textId="0A4E6AB7" w:rsidR="00182654" w:rsidRPr="00371D5C" w:rsidRDefault="00182654" w:rsidP="0096424C">
      <w:pPr>
        <w:pStyle w:val="Funote"/>
      </w:pPr>
      <w:r w:rsidRPr="006F7C75">
        <w:rPr>
          <w:rStyle w:val="FootnoteReference"/>
        </w:rPr>
        <w:footnoteRef/>
      </w:r>
      <w:r w:rsidRPr="00371D5C">
        <w:t xml:space="preserve"> </w:t>
      </w:r>
      <w:r w:rsidRPr="00371D5C">
        <w:tab/>
        <w:t>Verbrennung bei unzureichender Sauerstoffzufuhr und somit niedriger Verbrennungstemperatur</w:t>
      </w:r>
      <w:r>
        <w:t>.</w:t>
      </w:r>
    </w:p>
  </w:footnote>
  <w:footnote w:id="3">
    <w:p w14:paraId="6BE6C3B7" w14:textId="77777777" w:rsidR="00182654" w:rsidRDefault="00182654" w:rsidP="0096424C">
      <w:pPr>
        <w:pStyle w:val="Funote"/>
      </w:pPr>
      <w:r w:rsidRPr="006F7C75">
        <w:rPr>
          <w:rStyle w:val="FootnoteReference"/>
        </w:rPr>
        <w:footnoteRef/>
      </w:r>
      <w:r w:rsidRPr="00371D5C">
        <w:t xml:space="preserve"> </w:t>
      </w:r>
      <w:r w:rsidRPr="00371D5C">
        <w:tab/>
        <w:t>Heterogenes Gemisch von Partikeln in einem Gas</w:t>
      </w:r>
      <w:r>
        <w:t>.</w:t>
      </w:r>
    </w:p>
  </w:footnote>
  <w:footnote w:id="4">
    <w:p w14:paraId="0EEF35E6" w14:textId="769586D2" w:rsidR="00182654" w:rsidRDefault="00182654" w:rsidP="0096424C">
      <w:pPr>
        <w:pStyle w:val="Funote"/>
      </w:pPr>
      <w:r>
        <w:rPr>
          <w:rStyle w:val="FootnoteReference"/>
        </w:rPr>
        <w:footnoteRef/>
      </w:r>
      <w:r w:rsidRPr="002A489E">
        <w:rPr>
          <w:lang w:val="en-US"/>
        </w:rPr>
        <w:t xml:space="preserve"> </w:t>
      </w:r>
      <w:r w:rsidRPr="002A489E">
        <w:rPr>
          <w:lang w:val="en-US"/>
        </w:rPr>
        <w:tab/>
      </w:r>
      <w:r w:rsidRPr="002A489E">
        <w:rPr>
          <w:i/>
          <w:iCs/>
          <w:lang w:val="en-US"/>
        </w:rPr>
        <w:t>engl.</w:t>
      </w:r>
      <w:r w:rsidRPr="002A489E">
        <w:rPr>
          <w:lang w:val="en-US"/>
        </w:rPr>
        <w:t xml:space="preserve"> light emitting diode (dt. </w:t>
      </w:r>
      <w:r>
        <w:t>Leuchtdiode, Lumineszenzdiode).</w:t>
      </w:r>
    </w:p>
  </w:footnote>
  <w:footnote w:id="5">
    <w:p w14:paraId="09F37A1F" w14:textId="77777777" w:rsidR="00182654" w:rsidRDefault="00182654" w:rsidP="0096424C">
      <w:pPr>
        <w:pStyle w:val="Funote"/>
      </w:pPr>
      <w:r>
        <w:rPr>
          <w:rStyle w:val="FootnoteReference"/>
        </w:rPr>
        <w:footnoteRef/>
      </w:r>
      <w:r>
        <w:t xml:space="preserve"> </w:t>
      </w:r>
      <w:r>
        <w:tab/>
      </w:r>
      <w:r w:rsidRPr="00077989">
        <w:rPr>
          <w:i/>
          <w:iCs/>
        </w:rPr>
        <w:t>engl.</w:t>
      </w:r>
      <w:r>
        <w:t xml:space="preserve"> </w:t>
      </w:r>
      <w:r>
        <w:t>laser diode (dt. Laserdiode).</w:t>
      </w:r>
    </w:p>
  </w:footnote>
  <w:footnote w:id="6">
    <w:p w14:paraId="542EA020" w14:textId="7952EB62" w:rsidR="00182654" w:rsidRDefault="00182654">
      <w:pPr>
        <w:pStyle w:val="FootnoteText"/>
      </w:pPr>
      <w:r>
        <w:rPr>
          <w:rStyle w:val="FootnoteReference"/>
        </w:rPr>
        <w:footnoteRef/>
      </w:r>
      <w:r>
        <w:t xml:space="preserve"> </w:t>
      </w:r>
      <w:r>
        <w:tab/>
      </w:r>
      <w:r>
        <w:t>Photodiode</w:t>
      </w:r>
    </w:p>
  </w:footnote>
  <w:footnote w:id="7">
    <w:p w14:paraId="45E249EC" w14:textId="488F1DE4" w:rsidR="00182654" w:rsidRDefault="00182654" w:rsidP="00CD71E4">
      <w:pPr>
        <w:pStyle w:val="Funote"/>
      </w:pPr>
      <w:r>
        <w:rPr>
          <w:rStyle w:val="FootnoteReference"/>
        </w:rPr>
        <w:footnoteRef/>
      </w:r>
      <w:r>
        <w:t xml:space="preserve"> </w:t>
      </w:r>
      <w:r>
        <w:tab/>
        <w:t>(dt. falsch Negativ), fälschliche Deklaration eines Signals als Störsignal</w:t>
      </w:r>
    </w:p>
  </w:footnote>
  <w:footnote w:id="8">
    <w:p w14:paraId="5BC6AE76" w14:textId="77777777" w:rsidR="00182654" w:rsidRDefault="00182654" w:rsidP="00CF7A02">
      <w:pPr>
        <w:pStyle w:val="Funote"/>
      </w:pPr>
      <w:r>
        <w:rPr>
          <w:rStyle w:val="FootnoteReference"/>
        </w:rPr>
        <w:footnoteRef/>
      </w:r>
      <w:r>
        <w:t xml:space="preserve"> </w:t>
      </w:r>
      <w:r>
        <w:tab/>
        <w:t>Sichtbar sind elektromagnetische Wellen in einem Bereich von etwa 380 </w:t>
      </w:r>
      <w:r>
        <w:t>nm – 780 nm</w:t>
      </w:r>
    </w:p>
  </w:footnote>
  <w:footnote w:id="9">
    <w:p w14:paraId="701FC4C6" w14:textId="77777777" w:rsidR="00182654" w:rsidRDefault="00182654" w:rsidP="00CF7A02">
      <w:pPr>
        <w:pStyle w:val="Funote"/>
      </w:pPr>
      <w:r>
        <w:rPr>
          <w:rStyle w:val="FootnoteReference"/>
        </w:rPr>
        <w:footnoteRef/>
      </w:r>
      <w:r>
        <w:t xml:space="preserve"> </w:t>
      </w:r>
      <w:r>
        <w:tab/>
        <w:t>Die Wellenlänge von nahem Infrarotlicht liegt in einem Bereich von 780 </w:t>
      </w:r>
      <w:r>
        <w:t>nm – 3 µm</w:t>
      </w:r>
    </w:p>
  </w:footnote>
  <w:footnote w:id="10">
    <w:p w14:paraId="0DCCCCF4" w14:textId="48927083" w:rsidR="00182654" w:rsidRDefault="00182654" w:rsidP="00CF7A02">
      <w:pPr>
        <w:pStyle w:val="Funote"/>
      </w:pPr>
      <w:r>
        <w:rPr>
          <w:rStyle w:val="FootnoteReference"/>
        </w:rPr>
        <w:footnoteRef/>
      </w:r>
      <w:r>
        <w:t xml:space="preserve"> </w:t>
      </w:r>
      <w:r>
        <w:tab/>
        <w:t>hier</w:t>
      </w:r>
      <w:ins w:id="141" w:author="Jonatan Stock" w:date="2020-04-15T09:24:00Z">
        <w:r>
          <w:t>:</w:t>
        </w:r>
      </w:ins>
      <w:r>
        <w:t xml:space="preserve"> ein Filamentdrucker der Marke </w:t>
      </w:r>
      <w:r>
        <w:t>Ultimaker: „Ultimaker S5“</w:t>
      </w:r>
    </w:p>
  </w:footnote>
  <w:footnote w:id="11">
    <w:p w14:paraId="04DF6B36" w14:textId="77777777" w:rsidR="00182654" w:rsidRDefault="00182654" w:rsidP="00CF7A02">
      <w:pPr>
        <w:pStyle w:val="Funote"/>
      </w:pPr>
      <w:r>
        <w:rPr>
          <w:rStyle w:val="FootnoteReference"/>
        </w:rPr>
        <w:footnoteRef/>
      </w:r>
      <w:r>
        <w:t xml:space="preserve"> </w:t>
      </w:r>
      <w:r>
        <w:tab/>
        <w:t xml:space="preserve">kurz für </w:t>
      </w:r>
      <w:r>
        <w:t>Polylactide, umgangssprachlich auch Polymilchsäuren</w:t>
      </w:r>
    </w:p>
  </w:footnote>
  <w:footnote w:id="12">
    <w:p w14:paraId="0A209D6F" w14:textId="77777777" w:rsidR="00182654" w:rsidRPr="002A489E" w:rsidRDefault="00182654" w:rsidP="00CF7A02">
      <w:pPr>
        <w:pStyle w:val="FootnoteText"/>
        <w:rPr>
          <w:lang w:val="en-US"/>
        </w:rPr>
      </w:pPr>
      <w:r>
        <w:rPr>
          <w:rStyle w:val="FootnoteReference"/>
        </w:rPr>
        <w:footnoteRef/>
      </w:r>
      <w:r w:rsidRPr="002A489E">
        <w:rPr>
          <w:lang w:val="en-US"/>
        </w:rPr>
        <w:t xml:space="preserve"> </w:t>
      </w:r>
      <w:r w:rsidRPr="002A489E">
        <w:rPr>
          <w:lang w:val="en-US"/>
        </w:rPr>
        <w:tab/>
        <w:t xml:space="preserve">Bei </w:t>
      </w:r>
      <w:r w:rsidRPr="002A489E">
        <w:rPr>
          <w:lang w:val="en-US"/>
        </w:rPr>
        <w:t>Ultimaker S5: 330 mm * 240 mm * 300 mm</w:t>
      </w:r>
    </w:p>
  </w:footnote>
  <w:footnote w:id="13">
    <w:p w14:paraId="20446240" w14:textId="77777777" w:rsidR="00182654" w:rsidRDefault="00182654" w:rsidP="00CF7A02">
      <w:pPr>
        <w:pStyle w:val="Funote"/>
      </w:pPr>
      <w:r>
        <w:rPr>
          <w:rStyle w:val="FootnoteReference"/>
        </w:rPr>
        <w:footnoteRef/>
      </w:r>
      <w:r>
        <w:t xml:space="preserve"> </w:t>
      </w:r>
      <w:r>
        <w:tab/>
        <w:t xml:space="preserve">Ein Programm, welches aus einer 3D-Datei die Steuerungsbefehle für den Drucker ableitet (hier: STL-Datei zu G-Code) </w:t>
      </w:r>
    </w:p>
  </w:footnote>
  <w:footnote w:id="14">
    <w:p w14:paraId="7A79EA31" w14:textId="77777777" w:rsidR="00182654" w:rsidRDefault="00182654" w:rsidP="00CF7A02">
      <w:pPr>
        <w:pStyle w:val="Funote"/>
      </w:pPr>
      <w:r>
        <w:rPr>
          <w:rStyle w:val="FootnoteReference"/>
        </w:rPr>
        <w:footnoteRef/>
      </w:r>
      <w:r>
        <w:t xml:space="preserve"> </w:t>
      </w:r>
      <w:r>
        <w:tab/>
      </w:r>
      <w:r w:rsidRPr="00A42B0B">
        <w:rPr>
          <w:i/>
          <w:iCs/>
        </w:rPr>
        <w:t>engl</w:t>
      </w:r>
      <w:r>
        <w:t xml:space="preserve">. </w:t>
      </w:r>
      <w:r>
        <w:t>infrared emitting diode (dt. Infrarot emittierende Diode)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12401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28F1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768F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D0839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A2AC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B6C7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920D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F22C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188A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FE6C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DD170D"/>
    <w:multiLevelType w:val="hybridMultilevel"/>
    <w:tmpl w:val="2B163C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D930C3"/>
    <w:multiLevelType w:val="hybridMultilevel"/>
    <w:tmpl w:val="716816DC"/>
    <w:lvl w:ilvl="0" w:tplc="E53A8E02">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8BD50C3"/>
    <w:multiLevelType w:val="hybridMultilevel"/>
    <w:tmpl w:val="B7C8E52C"/>
    <w:lvl w:ilvl="0" w:tplc="7A580FF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1E0E3998"/>
    <w:multiLevelType w:val="hybridMultilevel"/>
    <w:tmpl w:val="80BAD4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15C736B"/>
    <w:multiLevelType w:val="hybridMultilevel"/>
    <w:tmpl w:val="38D81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EC74D0"/>
    <w:multiLevelType w:val="hybridMultilevel"/>
    <w:tmpl w:val="DC44B66A"/>
    <w:lvl w:ilvl="0" w:tplc="EF16A314">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2A64263"/>
    <w:multiLevelType w:val="hybridMultilevel"/>
    <w:tmpl w:val="91C82AF0"/>
    <w:lvl w:ilvl="0" w:tplc="DCAA1A2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B975A01"/>
    <w:multiLevelType w:val="multilevel"/>
    <w:tmpl w:val="4F026174"/>
    <w:lvl w:ilvl="0">
      <w:start w:val="2"/>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BB66E9A"/>
    <w:multiLevelType w:val="hybridMultilevel"/>
    <w:tmpl w:val="A7F6F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C485104"/>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E464228"/>
    <w:multiLevelType w:val="multilevel"/>
    <w:tmpl w:val="6786E6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E520F78"/>
    <w:multiLevelType w:val="hybridMultilevel"/>
    <w:tmpl w:val="502CF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B2217B"/>
    <w:multiLevelType w:val="multilevel"/>
    <w:tmpl w:val="6BEA487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727194"/>
    <w:multiLevelType w:val="hybridMultilevel"/>
    <w:tmpl w:val="E112163C"/>
    <w:lvl w:ilvl="0" w:tplc="0548D5A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B843BB9"/>
    <w:multiLevelType w:val="hybridMultilevel"/>
    <w:tmpl w:val="1A0CBF96"/>
    <w:lvl w:ilvl="0" w:tplc="547CA2A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CFE7670"/>
    <w:multiLevelType w:val="hybridMultilevel"/>
    <w:tmpl w:val="D4D44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385648E"/>
    <w:multiLevelType w:val="hybridMultilevel"/>
    <w:tmpl w:val="6C8A4132"/>
    <w:lvl w:ilvl="0" w:tplc="A0DCBF06">
      <w:start w:val="1"/>
      <w:numFmt w:val="decimal"/>
      <w:lvlText w:val="%1."/>
      <w:lvlJc w:val="left"/>
      <w:pPr>
        <w:ind w:left="360" w:hanging="360"/>
      </w:pPr>
      <w:rPr>
        <w:rFonts w:ascii="Cambria" w:hAnsi="Cambria"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544103FB"/>
    <w:multiLevelType w:val="multilevel"/>
    <w:tmpl w:val="B5F4E328"/>
    <w:lvl w:ilvl="0">
      <w:start w:val="4"/>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45A2B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6355C6"/>
    <w:multiLevelType w:val="hybridMultilevel"/>
    <w:tmpl w:val="A0345C6C"/>
    <w:lvl w:ilvl="0" w:tplc="28E8CED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D62F78"/>
    <w:multiLevelType w:val="hybridMultilevel"/>
    <w:tmpl w:val="C97E6946"/>
    <w:lvl w:ilvl="0" w:tplc="DCAA1A2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2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18"/>
  </w:num>
  <w:num w:numId="16">
    <w:abstractNumId w:val="13"/>
  </w:num>
  <w:num w:numId="17">
    <w:abstractNumId w:val="15"/>
  </w:num>
  <w:num w:numId="18">
    <w:abstractNumId w:val="28"/>
  </w:num>
  <w:num w:numId="19">
    <w:abstractNumId w:val="29"/>
  </w:num>
  <w:num w:numId="20">
    <w:abstractNumId w:val="26"/>
  </w:num>
  <w:num w:numId="21">
    <w:abstractNumId w:val="12"/>
  </w:num>
  <w:num w:numId="22">
    <w:abstractNumId w:val="12"/>
    <w:lvlOverride w:ilvl="0">
      <w:startOverride w:val="1"/>
    </w:lvlOverride>
  </w:num>
  <w:num w:numId="23">
    <w:abstractNumId w:val="19"/>
  </w:num>
  <w:num w:numId="24">
    <w:abstractNumId w:val="10"/>
  </w:num>
  <w:num w:numId="25">
    <w:abstractNumId w:val="20"/>
  </w:num>
  <w:num w:numId="26">
    <w:abstractNumId w:val="17"/>
  </w:num>
  <w:num w:numId="27">
    <w:abstractNumId w:val="14"/>
  </w:num>
  <w:num w:numId="28">
    <w:abstractNumId w:val="25"/>
  </w:num>
  <w:num w:numId="29">
    <w:abstractNumId w:val="30"/>
  </w:num>
  <w:num w:numId="30">
    <w:abstractNumId w:val="21"/>
  </w:num>
  <w:num w:numId="31">
    <w:abstractNumId w:val="16"/>
  </w:num>
  <w:num w:numId="3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an Stock">
    <w15:presenceInfo w15:providerId="None" w15:userId="Jonatan St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928"/>
    <w:rsid w:val="00003D05"/>
    <w:rsid w:val="00004A25"/>
    <w:rsid w:val="00015111"/>
    <w:rsid w:val="00017E8F"/>
    <w:rsid w:val="00024B2D"/>
    <w:rsid w:val="0002693A"/>
    <w:rsid w:val="00035C03"/>
    <w:rsid w:val="0003617D"/>
    <w:rsid w:val="00036744"/>
    <w:rsid w:val="00036EA2"/>
    <w:rsid w:val="00037124"/>
    <w:rsid w:val="00042B44"/>
    <w:rsid w:val="00050D1F"/>
    <w:rsid w:val="000520C8"/>
    <w:rsid w:val="00063FFC"/>
    <w:rsid w:val="000641EB"/>
    <w:rsid w:val="00071862"/>
    <w:rsid w:val="00071FE9"/>
    <w:rsid w:val="00072860"/>
    <w:rsid w:val="00073024"/>
    <w:rsid w:val="0007491B"/>
    <w:rsid w:val="0007560D"/>
    <w:rsid w:val="00076C23"/>
    <w:rsid w:val="000807F8"/>
    <w:rsid w:val="000817CF"/>
    <w:rsid w:val="0008712C"/>
    <w:rsid w:val="00090BBC"/>
    <w:rsid w:val="00091343"/>
    <w:rsid w:val="000918A8"/>
    <w:rsid w:val="0009664A"/>
    <w:rsid w:val="00096BA5"/>
    <w:rsid w:val="000A49C2"/>
    <w:rsid w:val="000A4A5C"/>
    <w:rsid w:val="000B0D5E"/>
    <w:rsid w:val="000B1A75"/>
    <w:rsid w:val="000B2DEE"/>
    <w:rsid w:val="000B3125"/>
    <w:rsid w:val="000B3742"/>
    <w:rsid w:val="000B3FD3"/>
    <w:rsid w:val="000B40A0"/>
    <w:rsid w:val="000B4476"/>
    <w:rsid w:val="000B7976"/>
    <w:rsid w:val="000C0D24"/>
    <w:rsid w:val="000C159F"/>
    <w:rsid w:val="000C2EC8"/>
    <w:rsid w:val="000C6BF7"/>
    <w:rsid w:val="000D058D"/>
    <w:rsid w:val="000D2D29"/>
    <w:rsid w:val="000D3D8F"/>
    <w:rsid w:val="000D4206"/>
    <w:rsid w:val="000D532F"/>
    <w:rsid w:val="000D5CE9"/>
    <w:rsid w:val="000D6454"/>
    <w:rsid w:val="000D66AF"/>
    <w:rsid w:val="000E3B7E"/>
    <w:rsid w:val="000E55E4"/>
    <w:rsid w:val="000E6797"/>
    <w:rsid w:val="000E7481"/>
    <w:rsid w:val="000F1223"/>
    <w:rsid w:val="000F1353"/>
    <w:rsid w:val="000F1D72"/>
    <w:rsid w:val="000F4155"/>
    <w:rsid w:val="000F6095"/>
    <w:rsid w:val="001035C8"/>
    <w:rsid w:val="001078EC"/>
    <w:rsid w:val="001156A4"/>
    <w:rsid w:val="00116578"/>
    <w:rsid w:val="00120C06"/>
    <w:rsid w:val="0012198C"/>
    <w:rsid w:val="00122AB0"/>
    <w:rsid w:val="00122DE2"/>
    <w:rsid w:val="00123F62"/>
    <w:rsid w:val="001247DB"/>
    <w:rsid w:val="00134F6E"/>
    <w:rsid w:val="00140EE3"/>
    <w:rsid w:val="00143C50"/>
    <w:rsid w:val="00143E99"/>
    <w:rsid w:val="001501D1"/>
    <w:rsid w:val="00150F0D"/>
    <w:rsid w:val="001513AC"/>
    <w:rsid w:val="00157672"/>
    <w:rsid w:val="001622B5"/>
    <w:rsid w:val="00165CCF"/>
    <w:rsid w:val="00166178"/>
    <w:rsid w:val="00166E19"/>
    <w:rsid w:val="00166FE2"/>
    <w:rsid w:val="00170649"/>
    <w:rsid w:val="0017477E"/>
    <w:rsid w:val="00175530"/>
    <w:rsid w:val="0017613D"/>
    <w:rsid w:val="00182654"/>
    <w:rsid w:val="00183733"/>
    <w:rsid w:val="00184CF0"/>
    <w:rsid w:val="00187983"/>
    <w:rsid w:val="00187C2C"/>
    <w:rsid w:val="0019145B"/>
    <w:rsid w:val="0019474E"/>
    <w:rsid w:val="00194E75"/>
    <w:rsid w:val="00194EE1"/>
    <w:rsid w:val="001969DE"/>
    <w:rsid w:val="001A5565"/>
    <w:rsid w:val="001B2B9A"/>
    <w:rsid w:val="001B2C13"/>
    <w:rsid w:val="001B306C"/>
    <w:rsid w:val="001B69D2"/>
    <w:rsid w:val="001B6EA9"/>
    <w:rsid w:val="001C0518"/>
    <w:rsid w:val="001C09BC"/>
    <w:rsid w:val="001D0C4B"/>
    <w:rsid w:val="001D1779"/>
    <w:rsid w:val="001E3757"/>
    <w:rsid w:val="001E5DC7"/>
    <w:rsid w:val="001F02A7"/>
    <w:rsid w:val="001F07AB"/>
    <w:rsid w:val="001F25AA"/>
    <w:rsid w:val="001F30D4"/>
    <w:rsid w:val="001F6BC5"/>
    <w:rsid w:val="001F7BC5"/>
    <w:rsid w:val="00200CAF"/>
    <w:rsid w:val="00201F49"/>
    <w:rsid w:val="00205F26"/>
    <w:rsid w:val="0020617A"/>
    <w:rsid w:val="00206B00"/>
    <w:rsid w:val="00207464"/>
    <w:rsid w:val="002156C3"/>
    <w:rsid w:val="00217FE0"/>
    <w:rsid w:val="002203ED"/>
    <w:rsid w:val="00221C73"/>
    <w:rsid w:val="0022535C"/>
    <w:rsid w:val="002266A4"/>
    <w:rsid w:val="00227018"/>
    <w:rsid w:val="00230F7D"/>
    <w:rsid w:val="00231F13"/>
    <w:rsid w:val="00232519"/>
    <w:rsid w:val="00235468"/>
    <w:rsid w:val="00245928"/>
    <w:rsid w:val="00245F53"/>
    <w:rsid w:val="002472C2"/>
    <w:rsid w:val="00247A51"/>
    <w:rsid w:val="00253137"/>
    <w:rsid w:val="00253690"/>
    <w:rsid w:val="00253F0F"/>
    <w:rsid w:val="00255AE3"/>
    <w:rsid w:val="00256D9C"/>
    <w:rsid w:val="00260ACB"/>
    <w:rsid w:val="002610C3"/>
    <w:rsid w:val="00261BF7"/>
    <w:rsid w:val="002636FE"/>
    <w:rsid w:val="002658A7"/>
    <w:rsid w:val="00265B0A"/>
    <w:rsid w:val="00265F68"/>
    <w:rsid w:val="0026793B"/>
    <w:rsid w:val="00273887"/>
    <w:rsid w:val="002761E0"/>
    <w:rsid w:val="00276283"/>
    <w:rsid w:val="00276775"/>
    <w:rsid w:val="00281727"/>
    <w:rsid w:val="00284914"/>
    <w:rsid w:val="00285F1B"/>
    <w:rsid w:val="00286C83"/>
    <w:rsid w:val="00290667"/>
    <w:rsid w:val="002945F7"/>
    <w:rsid w:val="00294E48"/>
    <w:rsid w:val="00296864"/>
    <w:rsid w:val="002A2247"/>
    <w:rsid w:val="002A2B76"/>
    <w:rsid w:val="002A2EC5"/>
    <w:rsid w:val="002A489E"/>
    <w:rsid w:val="002A4C03"/>
    <w:rsid w:val="002A57F2"/>
    <w:rsid w:val="002A7202"/>
    <w:rsid w:val="002A7F05"/>
    <w:rsid w:val="002B01DB"/>
    <w:rsid w:val="002B3962"/>
    <w:rsid w:val="002B552F"/>
    <w:rsid w:val="002C0CF5"/>
    <w:rsid w:val="002C1942"/>
    <w:rsid w:val="002C24CB"/>
    <w:rsid w:val="002C25FF"/>
    <w:rsid w:val="002C3C8E"/>
    <w:rsid w:val="002C46DC"/>
    <w:rsid w:val="002C661C"/>
    <w:rsid w:val="002C73CC"/>
    <w:rsid w:val="002D655E"/>
    <w:rsid w:val="002D6BCC"/>
    <w:rsid w:val="002D7E37"/>
    <w:rsid w:val="002E1FC2"/>
    <w:rsid w:val="002E3667"/>
    <w:rsid w:val="002E3F38"/>
    <w:rsid w:val="002E544F"/>
    <w:rsid w:val="002E7179"/>
    <w:rsid w:val="002E7930"/>
    <w:rsid w:val="002F110E"/>
    <w:rsid w:val="002F28E9"/>
    <w:rsid w:val="002F2F22"/>
    <w:rsid w:val="002F3966"/>
    <w:rsid w:val="002F42A0"/>
    <w:rsid w:val="00300960"/>
    <w:rsid w:val="00300C9D"/>
    <w:rsid w:val="00303D30"/>
    <w:rsid w:val="00314DBD"/>
    <w:rsid w:val="00316506"/>
    <w:rsid w:val="00316612"/>
    <w:rsid w:val="00316F09"/>
    <w:rsid w:val="00317BDA"/>
    <w:rsid w:val="00324DAE"/>
    <w:rsid w:val="00324E81"/>
    <w:rsid w:val="00325C47"/>
    <w:rsid w:val="00326E8A"/>
    <w:rsid w:val="00327B0F"/>
    <w:rsid w:val="00330849"/>
    <w:rsid w:val="00331554"/>
    <w:rsid w:val="003323AB"/>
    <w:rsid w:val="0033300F"/>
    <w:rsid w:val="003376C4"/>
    <w:rsid w:val="00345861"/>
    <w:rsid w:val="0035329C"/>
    <w:rsid w:val="0036482A"/>
    <w:rsid w:val="003657B4"/>
    <w:rsid w:val="00370DDA"/>
    <w:rsid w:val="00371E9A"/>
    <w:rsid w:val="003735F7"/>
    <w:rsid w:val="00373A67"/>
    <w:rsid w:val="00374FFA"/>
    <w:rsid w:val="00375803"/>
    <w:rsid w:val="00380A46"/>
    <w:rsid w:val="00381FF5"/>
    <w:rsid w:val="0038356A"/>
    <w:rsid w:val="00383864"/>
    <w:rsid w:val="00383884"/>
    <w:rsid w:val="00384E1C"/>
    <w:rsid w:val="0039168E"/>
    <w:rsid w:val="00394DF7"/>
    <w:rsid w:val="003974F2"/>
    <w:rsid w:val="00397C03"/>
    <w:rsid w:val="003A4FC4"/>
    <w:rsid w:val="003A5392"/>
    <w:rsid w:val="003A65EE"/>
    <w:rsid w:val="003A6A23"/>
    <w:rsid w:val="003A7072"/>
    <w:rsid w:val="003A79D3"/>
    <w:rsid w:val="003B065A"/>
    <w:rsid w:val="003B1417"/>
    <w:rsid w:val="003B18B8"/>
    <w:rsid w:val="003B59D2"/>
    <w:rsid w:val="003B7863"/>
    <w:rsid w:val="003C0397"/>
    <w:rsid w:val="003C4479"/>
    <w:rsid w:val="003C50C2"/>
    <w:rsid w:val="003C5C96"/>
    <w:rsid w:val="003C7D42"/>
    <w:rsid w:val="003D0739"/>
    <w:rsid w:val="003D0957"/>
    <w:rsid w:val="003D1AE7"/>
    <w:rsid w:val="003D2F65"/>
    <w:rsid w:val="003D39F8"/>
    <w:rsid w:val="003E0D00"/>
    <w:rsid w:val="003E3B26"/>
    <w:rsid w:val="003E42B1"/>
    <w:rsid w:val="003E5139"/>
    <w:rsid w:val="003E6DAD"/>
    <w:rsid w:val="003F3008"/>
    <w:rsid w:val="003F4D02"/>
    <w:rsid w:val="003F5C5B"/>
    <w:rsid w:val="003F7232"/>
    <w:rsid w:val="003F77D8"/>
    <w:rsid w:val="00401AAF"/>
    <w:rsid w:val="004031E7"/>
    <w:rsid w:val="00403453"/>
    <w:rsid w:val="004036E8"/>
    <w:rsid w:val="00410941"/>
    <w:rsid w:val="00410F85"/>
    <w:rsid w:val="00410FB3"/>
    <w:rsid w:val="004226F6"/>
    <w:rsid w:val="00422B99"/>
    <w:rsid w:val="00426695"/>
    <w:rsid w:val="00427FA1"/>
    <w:rsid w:val="004317BE"/>
    <w:rsid w:val="00431E8E"/>
    <w:rsid w:val="00433443"/>
    <w:rsid w:val="00442D16"/>
    <w:rsid w:val="00443751"/>
    <w:rsid w:val="00447A4F"/>
    <w:rsid w:val="004501D1"/>
    <w:rsid w:val="00451E0D"/>
    <w:rsid w:val="0045277D"/>
    <w:rsid w:val="00455D65"/>
    <w:rsid w:val="0045601C"/>
    <w:rsid w:val="00461E4A"/>
    <w:rsid w:val="00462C71"/>
    <w:rsid w:val="0046457A"/>
    <w:rsid w:val="004645E8"/>
    <w:rsid w:val="0046588C"/>
    <w:rsid w:val="00471EA1"/>
    <w:rsid w:val="00475F77"/>
    <w:rsid w:val="00475FDC"/>
    <w:rsid w:val="004802A7"/>
    <w:rsid w:val="004807B1"/>
    <w:rsid w:val="004845BD"/>
    <w:rsid w:val="004879BD"/>
    <w:rsid w:val="00491897"/>
    <w:rsid w:val="00492FA5"/>
    <w:rsid w:val="004B0001"/>
    <w:rsid w:val="004B418D"/>
    <w:rsid w:val="004B5936"/>
    <w:rsid w:val="004B7A85"/>
    <w:rsid w:val="004C3C84"/>
    <w:rsid w:val="004C7524"/>
    <w:rsid w:val="004D38FA"/>
    <w:rsid w:val="004D65D6"/>
    <w:rsid w:val="004E3D58"/>
    <w:rsid w:val="004E4369"/>
    <w:rsid w:val="004E5B28"/>
    <w:rsid w:val="004F7427"/>
    <w:rsid w:val="0050039F"/>
    <w:rsid w:val="0050216D"/>
    <w:rsid w:val="0050523A"/>
    <w:rsid w:val="005070BF"/>
    <w:rsid w:val="00507860"/>
    <w:rsid w:val="00510869"/>
    <w:rsid w:val="00512AA0"/>
    <w:rsid w:val="00517FFB"/>
    <w:rsid w:val="00523DF9"/>
    <w:rsid w:val="00524FBE"/>
    <w:rsid w:val="00527054"/>
    <w:rsid w:val="005307D0"/>
    <w:rsid w:val="0053190D"/>
    <w:rsid w:val="00531CC3"/>
    <w:rsid w:val="005331B6"/>
    <w:rsid w:val="00535350"/>
    <w:rsid w:val="00540FBB"/>
    <w:rsid w:val="00542E44"/>
    <w:rsid w:val="005432E5"/>
    <w:rsid w:val="00546B62"/>
    <w:rsid w:val="00550552"/>
    <w:rsid w:val="00550B85"/>
    <w:rsid w:val="00550E02"/>
    <w:rsid w:val="00554C0B"/>
    <w:rsid w:val="00562409"/>
    <w:rsid w:val="005628E3"/>
    <w:rsid w:val="00562ABA"/>
    <w:rsid w:val="00562FA0"/>
    <w:rsid w:val="00565B7E"/>
    <w:rsid w:val="0057060D"/>
    <w:rsid w:val="00571206"/>
    <w:rsid w:val="00571416"/>
    <w:rsid w:val="00572267"/>
    <w:rsid w:val="00573145"/>
    <w:rsid w:val="00574B15"/>
    <w:rsid w:val="00574EC6"/>
    <w:rsid w:val="00577EF6"/>
    <w:rsid w:val="005807E4"/>
    <w:rsid w:val="0058087B"/>
    <w:rsid w:val="00580A5F"/>
    <w:rsid w:val="005815A5"/>
    <w:rsid w:val="005830AB"/>
    <w:rsid w:val="00587E5F"/>
    <w:rsid w:val="00590611"/>
    <w:rsid w:val="005924BE"/>
    <w:rsid w:val="00592B64"/>
    <w:rsid w:val="00592C35"/>
    <w:rsid w:val="00593E8B"/>
    <w:rsid w:val="00594060"/>
    <w:rsid w:val="0059519F"/>
    <w:rsid w:val="00597689"/>
    <w:rsid w:val="005A09ED"/>
    <w:rsid w:val="005A147B"/>
    <w:rsid w:val="005A29B1"/>
    <w:rsid w:val="005A4816"/>
    <w:rsid w:val="005A6647"/>
    <w:rsid w:val="005A743A"/>
    <w:rsid w:val="005B4778"/>
    <w:rsid w:val="005B7D31"/>
    <w:rsid w:val="005C3297"/>
    <w:rsid w:val="005C3DBE"/>
    <w:rsid w:val="005D0E3E"/>
    <w:rsid w:val="005D18E8"/>
    <w:rsid w:val="005D52C0"/>
    <w:rsid w:val="005D65BB"/>
    <w:rsid w:val="005F5509"/>
    <w:rsid w:val="005F5DC7"/>
    <w:rsid w:val="0060448C"/>
    <w:rsid w:val="00607322"/>
    <w:rsid w:val="0060750B"/>
    <w:rsid w:val="00613473"/>
    <w:rsid w:val="00615752"/>
    <w:rsid w:val="00620696"/>
    <w:rsid w:val="0062143D"/>
    <w:rsid w:val="00622200"/>
    <w:rsid w:val="00623279"/>
    <w:rsid w:val="006320E9"/>
    <w:rsid w:val="006415B5"/>
    <w:rsid w:val="0064288E"/>
    <w:rsid w:val="00643CDC"/>
    <w:rsid w:val="006449AE"/>
    <w:rsid w:val="00645777"/>
    <w:rsid w:val="006532EA"/>
    <w:rsid w:val="00654EAB"/>
    <w:rsid w:val="00654F26"/>
    <w:rsid w:val="00655178"/>
    <w:rsid w:val="00656766"/>
    <w:rsid w:val="006603B6"/>
    <w:rsid w:val="00660CE8"/>
    <w:rsid w:val="0066256D"/>
    <w:rsid w:val="00664BD9"/>
    <w:rsid w:val="00665E67"/>
    <w:rsid w:val="00667DCF"/>
    <w:rsid w:val="00670C07"/>
    <w:rsid w:val="006710D2"/>
    <w:rsid w:val="00673378"/>
    <w:rsid w:val="006738A0"/>
    <w:rsid w:val="00673933"/>
    <w:rsid w:val="0068396F"/>
    <w:rsid w:val="00691A64"/>
    <w:rsid w:val="006931BF"/>
    <w:rsid w:val="006935C5"/>
    <w:rsid w:val="00693EBB"/>
    <w:rsid w:val="00694181"/>
    <w:rsid w:val="00694C4F"/>
    <w:rsid w:val="00695066"/>
    <w:rsid w:val="00697CEA"/>
    <w:rsid w:val="006A5788"/>
    <w:rsid w:val="006A6AD5"/>
    <w:rsid w:val="006A75AB"/>
    <w:rsid w:val="006C4AD3"/>
    <w:rsid w:val="006C57F8"/>
    <w:rsid w:val="006D05B8"/>
    <w:rsid w:val="006D3DD6"/>
    <w:rsid w:val="006E0D08"/>
    <w:rsid w:val="006E144B"/>
    <w:rsid w:val="006E250F"/>
    <w:rsid w:val="006E306C"/>
    <w:rsid w:val="006E472A"/>
    <w:rsid w:val="006F234B"/>
    <w:rsid w:val="006F7C36"/>
    <w:rsid w:val="00702943"/>
    <w:rsid w:val="00704F79"/>
    <w:rsid w:val="0071415F"/>
    <w:rsid w:val="00714C87"/>
    <w:rsid w:val="007220B5"/>
    <w:rsid w:val="00727BDB"/>
    <w:rsid w:val="00732CEB"/>
    <w:rsid w:val="007371FD"/>
    <w:rsid w:val="00742D2D"/>
    <w:rsid w:val="0074314A"/>
    <w:rsid w:val="00745672"/>
    <w:rsid w:val="00746828"/>
    <w:rsid w:val="00760C1C"/>
    <w:rsid w:val="00761BDE"/>
    <w:rsid w:val="0076596E"/>
    <w:rsid w:val="0076611C"/>
    <w:rsid w:val="00770C8C"/>
    <w:rsid w:val="00774413"/>
    <w:rsid w:val="00775083"/>
    <w:rsid w:val="007848AA"/>
    <w:rsid w:val="007858CB"/>
    <w:rsid w:val="00786396"/>
    <w:rsid w:val="00795768"/>
    <w:rsid w:val="00795A5C"/>
    <w:rsid w:val="00795F95"/>
    <w:rsid w:val="007A38A4"/>
    <w:rsid w:val="007B16EF"/>
    <w:rsid w:val="007B45DF"/>
    <w:rsid w:val="007B552E"/>
    <w:rsid w:val="007C0233"/>
    <w:rsid w:val="007C261A"/>
    <w:rsid w:val="007C5025"/>
    <w:rsid w:val="007C53D7"/>
    <w:rsid w:val="007C54FC"/>
    <w:rsid w:val="007C5B8C"/>
    <w:rsid w:val="007D6FBC"/>
    <w:rsid w:val="007D729B"/>
    <w:rsid w:val="007E0213"/>
    <w:rsid w:val="007E058D"/>
    <w:rsid w:val="007E2305"/>
    <w:rsid w:val="007E2E1B"/>
    <w:rsid w:val="007E4609"/>
    <w:rsid w:val="007E5E87"/>
    <w:rsid w:val="007E6B14"/>
    <w:rsid w:val="007F0005"/>
    <w:rsid w:val="007F118B"/>
    <w:rsid w:val="007F1BD6"/>
    <w:rsid w:val="007F2F0F"/>
    <w:rsid w:val="007F5A5E"/>
    <w:rsid w:val="007F6A72"/>
    <w:rsid w:val="0081008C"/>
    <w:rsid w:val="0081025D"/>
    <w:rsid w:val="00815351"/>
    <w:rsid w:val="008208C5"/>
    <w:rsid w:val="00820A8B"/>
    <w:rsid w:val="00827421"/>
    <w:rsid w:val="008303D5"/>
    <w:rsid w:val="00835244"/>
    <w:rsid w:val="00842F53"/>
    <w:rsid w:val="008437E2"/>
    <w:rsid w:val="00845B71"/>
    <w:rsid w:val="00845BC9"/>
    <w:rsid w:val="00845E18"/>
    <w:rsid w:val="008525BB"/>
    <w:rsid w:val="008546EA"/>
    <w:rsid w:val="0086030B"/>
    <w:rsid w:val="00864715"/>
    <w:rsid w:val="00864922"/>
    <w:rsid w:val="00871095"/>
    <w:rsid w:val="00871808"/>
    <w:rsid w:val="00871F45"/>
    <w:rsid w:val="00880F3E"/>
    <w:rsid w:val="00881467"/>
    <w:rsid w:val="0088528F"/>
    <w:rsid w:val="0088595F"/>
    <w:rsid w:val="00890E46"/>
    <w:rsid w:val="00891EDD"/>
    <w:rsid w:val="00894C33"/>
    <w:rsid w:val="00896940"/>
    <w:rsid w:val="008A1876"/>
    <w:rsid w:val="008A44C9"/>
    <w:rsid w:val="008A4C2D"/>
    <w:rsid w:val="008A5315"/>
    <w:rsid w:val="008A56A4"/>
    <w:rsid w:val="008B001F"/>
    <w:rsid w:val="008B2CF4"/>
    <w:rsid w:val="008B405F"/>
    <w:rsid w:val="008C528C"/>
    <w:rsid w:val="008D6009"/>
    <w:rsid w:val="008D6FE5"/>
    <w:rsid w:val="008D754B"/>
    <w:rsid w:val="008E2E34"/>
    <w:rsid w:val="008E6875"/>
    <w:rsid w:val="008E6D22"/>
    <w:rsid w:val="008E6E38"/>
    <w:rsid w:val="008F0DA4"/>
    <w:rsid w:val="008F12B7"/>
    <w:rsid w:val="008F1E63"/>
    <w:rsid w:val="008F2A00"/>
    <w:rsid w:val="008F575B"/>
    <w:rsid w:val="009006A9"/>
    <w:rsid w:val="00900A79"/>
    <w:rsid w:val="00900E0D"/>
    <w:rsid w:val="00903422"/>
    <w:rsid w:val="00904866"/>
    <w:rsid w:val="009116B9"/>
    <w:rsid w:val="00913362"/>
    <w:rsid w:val="00913819"/>
    <w:rsid w:val="0091463E"/>
    <w:rsid w:val="009165EC"/>
    <w:rsid w:val="00916B4E"/>
    <w:rsid w:val="0091731D"/>
    <w:rsid w:val="00917A19"/>
    <w:rsid w:val="00921328"/>
    <w:rsid w:val="009226AE"/>
    <w:rsid w:val="00922878"/>
    <w:rsid w:val="00922DE2"/>
    <w:rsid w:val="0092507A"/>
    <w:rsid w:val="0093429C"/>
    <w:rsid w:val="0093539C"/>
    <w:rsid w:val="00936DEC"/>
    <w:rsid w:val="00944A79"/>
    <w:rsid w:val="009462E6"/>
    <w:rsid w:val="00950459"/>
    <w:rsid w:val="00952D48"/>
    <w:rsid w:val="00954108"/>
    <w:rsid w:val="009548A4"/>
    <w:rsid w:val="00961C8B"/>
    <w:rsid w:val="00961E00"/>
    <w:rsid w:val="009633EE"/>
    <w:rsid w:val="0096424C"/>
    <w:rsid w:val="00967DD9"/>
    <w:rsid w:val="00972753"/>
    <w:rsid w:val="00976CA8"/>
    <w:rsid w:val="00976F5A"/>
    <w:rsid w:val="009859E5"/>
    <w:rsid w:val="009864D6"/>
    <w:rsid w:val="00990E5E"/>
    <w:rsid w:val="00995177"/>
    <w:rsid w:val="00995B1D"/>
    <w:rsid w:val="00997890"/>
    <w:rsid w:val="009A127C"/>
    <w:rsid w:val="009A1813"/>
    <w:rsid w:val="009A1B18"/>
    <w:rsid w:val="009A1EEE"/>
    <w:rsid w:val="009A3351"/>
    <w:rsid w:val="009A7FB4"/>
    <w:rsid w:val="009B0102"/>
    <w:rsid w:val="009B1517"/>
    <w:rsid w:val="009B3008"/>
    <w:rsid w:val="009B35C5"/>
    <w:rsid w:val="009C3AF3"/>
    <w:rsid w:val="009C5747"/>
    <w:rsid w:val="009C5BF4"/>
    <w:rsid w:val="009D0FD7"/>
    <w:rsid w:val="009D1E70"/>
    <w:rsid w:val="009D39A3"/>
    <w:rsid w:val="009D5D3B"/>
    <w:rsid w:val="009E0826"/>
    <w:rsid w:val="009E68E2"/>
    <w:rsid w:val="009E711E"/>
    <w:rsid w:val="009E7A4B"/>
    <w:rsid w:val="009F216E"/>
    <w:rsid w:val="009F2F8F"/>
    <w:rsid w:val="009F6DC7"/>
    <w:rsid w:val="009F7066"/>
    <w:rsid w:val="00A046B7"/>
    <w:rsid w:val="00A105BC"/>
    <w:rsid w:val="00A2347B"/>
    <w:rsid w:val="00A26F7B"/>
    <w:rsid w:val="00A271FC"/>
    <w:rsid w:val="00A3129D"/>
    <w:rsid w:val="00A34CBB"/>
    <w:rsid w:val="00A35286"/>
    <w:rsid w:val="00A43469"/>
    <w:rsid w:val="00A46242"/>
    <w:rsid w:val="00A500DC"/>
    <w:rsid w:val="00A5076A"/>
    <w:rsid w:val="00A50A03"/>
    <w:rsid w:val="00A50FCD"/>
    <w:rsid w:val="00A531C8"/>
    <w:rsid w:val="00A60EA9"/>
    <w:rsid w:val="00A62030"/>
    <w:rsid w:val="00A64FE9"/>
    <w:rsid w:val="00A65905"/>
    <w:rsid w:val="00A65CFD"/>
    <w:rsid w:val="00A75229"/>
    <w:rsid w:val="00A76ED4"/>
    <w:rsid w:val="00A83898"/>
    <w:rsid w:val="00A862D3"/>
    <w:rsid w:val="00A87050"/>
    <w:rsid w:val="00A87200"/>
    <w:rsid w:val="00A93840"/>
    <w:rsid w:val="00AA1431"/>
    <w:rsid w:val="00AA20AC"/>
    <w:rsid w:val="00AA7499"/>
    <w:rsid w:val="00AB6AB4"/>
    <w:rsid w:val="00AB79E7"/>
    <w:rsid w:val="00AC0F02"/>
    <w:rsid w:val="00AC2592"/>
    <w:rsid w:val="00AC7510"/>
    <w:rsid w:val="00AD37F3"/>
    <w:rsid w:val="00AD5B2D"/>
    <w:rsid w:val="00AE3E67"/>
    <w:rsid w:val="00AE402C"/>
    <w:rsid w:val="00AE6B89"/>
    <w:rsid w:val="00AF04BA"/>
    <w:rsid w:val="00AF3086"/>
    <w:rsid w:val="00B00065"/>
    <w:rsid w:val="00B007E1"/>
    <w:rsid w:val="00B06642"/>
    <w:rsid w:val="00B12C91"/>
    <w:rsid w:val="00B218E5"/>
    <w:rsid w:val="00B227E2"/>
    <w:rsid w:val="00B23B30"/>
    <w:rsid w:val="00B24C33"/>
    <w:rsid w:val="00B25B3F"/>
    <w:rsid w:val="00B25E58"/>
    <w:rsid w:val="00B33E60"/>
    <w:rsid w:val="00B3580A"/>
    <w:rsid w:val="00B360E8"/>
    <w:rsid w:val="00B407FB"/>
    <w:rsid w:val="00B40A5D"/>
    <w:rsid w:val="00B50AF9"/>
    <w:rsid w:val="00B51D6F"/>
    <w:rsid w:val="00B528EC"/>
    <w:rsid w:val="00B53042"/>
    <w:rsid w:val="00B55356"/>
    <w:rsid w:val="00B60433"/>
    <w:rsid w:val="00B60D40"/>
    <w:rsid w:val="00B61749"/>
    <w:rsid w:val="00B61D8A"/>
    <w:rsid w:val="00B65822"/>
    <w:rsid w:val="00B67415"/>
    <w:rsid w:val="00B71B6F"/>
    <w:rsid w:val="00B750F7"/>
    <w:rsid w:val="00B7543C"/>
    <w:rsid w:val="00B77F65"/>
    <w:rsid w:val="00B837D0"/>
    <w:rsid w:val="00B85474"/>
    <w:rsid w:val="00B85B96"/>
    <w:rsid w:val="00B87458"/>
    <w:rsid w:val="00B90575"/>
    <w:rsid w:val="00B94606"/>
    <w:rsid w:val="00B95B22"/>
    <w:rsid w:val="00B96C75"/>
    <w:rsid w:val="00B97468"/>
    <w:rsid w:val="00BA228D"/>
    <w:rsid w:val="00BA4106"/>
    <w:rsid w:val="00BA4F9D"/>
    <w:rsid w:val="00BB0E1B"/>
    <w:rsid w:val="00BB405F"/>
    <w:rsid w:val="00BC4266"/>
    <w:rsid w:val="00BC5A33"/>
    <w:rsid w:val="00BC62C5"/>
    <w:rsid w:val="00BD029F"/>
    <w:rsid w:val="00BD37C4"/>
    <w:rsid w:val="00BD3BBC"/>
    <w:rsid w:val="00BD3EDA"/>
    <w:rsid w:val="00BE1809"/>
    <w:rsid w:val="00BE182E"/>
    <w:rsid w:val="00BE183C"/>
    <w:rsid w:val="00BE1E77"/>
    <w:rsid w:val="00BE703D"/>
    <w:rsid w:val="00BF4B04"/>
    <w:rsid w:val="00BF602B"/>
    <w:rsid w:val="00BF6330"/>
    <w:rsid w:val="00BF65E4"/>
    <w:rsid w:val="00C01230"/>
    <w:rsid w:val="00C017BD"/>
    <w:rsid w:val="00C028C5"/>
    <w:rsid w:val="00C03E8F"/>
    <w:rsid w:val="00C04A38"/>
    <w:rsid w:val="00C05CBE"/>
    <w:rsid w:val="00C066C6"/>
    <w:rsid w:val="00C06CCD"/>
    <w:rsid w:val="00C1241C"/>
    <w:rsid w:val="00C162B9"/>
    <w:rsid w:val="00C21352"/>
    <w:rsid w:val="00C30042"/>
    <w:rsid w:val="00C304B7"/>
    <w:rsid w:val="00C35376"/>
    <w:rsid w:val="00C355F4"/>
    <w:rsid w:val="00C35DEA"/>
    <w:rsid w:val="00C36D64"/>
    <w:rsid w:val="00C450DD"/>
    <w:rsid w:val="00C45AF4"/>
    <w:rsid w:val="00C45BE9"/>
    <w:rsid w:val="00C60863"/>
    <w:rsid w:val="00C60DDB"/>
    <w:rsid w:val="00C657F9"/>
    <w:rsid w:val="00C71434"/>
    <w:rsid w:val="00C751B5"/>
    <w:rsid w:val="00C764A6"/>
    <w:rsid w:val="00C86912"/>
    <w:rsid w:val="00C90A64"/>
    <w:rsid w:val="00C949C3"/>
    <w:rsid w:val="00C9502A"/>
    <w:rsid w:val="00C97569"/>
    <w:rsid w:val="00CA2FD6"/>
    <w:rsid w:val="00CA498A"/>
    <w:rsid w:val="00CA78E6"/>
    <w:rsid w:val="00CA78FB"/>
    <w:rsid w:val="00CB2EE7"/>
    <w:rsid w:val="00CB4C61"/>
    <w:rsid w:val="00CB6D9F"/>
    <w:rsid w:val="00CC1C60"/>
    <w:rsid w:val="00CC3076"/>
    <w:rsid w:val="00CC51A0"/>
    <w:rsid w:val="00CD01A2"/>
    <w:rsid w:val="00CD1575"/>
    <w:rsid w:val="00CD4062"/>
    <w:rsid w:val="00CD71E4"/>
    <w:rsid w:val="00CD72E6"/>
    <w:rsid w:val="00CD7F96"/>
    <w:rsid w:val="00CE041F"/>
    <w:rsid w:val="00CE1FC6"/>
    <w:rsid w:val="00CE2CAA"/>
    <w:rsid w:val="00CE4A7F"/>
    <w:rsid w:val="00CE5489"/>
    <w:rsid w:val="00CF0121"/>
    <w:rsid w:val="00CF0A89"/>
    <w:rsid w:val="00CF102E"/>
    <w:rsid w:val="00CF11DE"/>
    <w:rsid w:val="00CF42F9"/>
    <w:rsid w:val="00CF7A02"/>
    <w:rsid w:val="00D00FA3"/>
    <w:rsid w:val="00D04330"/>
    <w:rsid w:val="00D053A7"/>
    <w:rsid w:val="00D05664"/>
    <w:rsid w:val="00D06FDB"/>
    <w:rsid w:val="00D10D21"/>
    <w:rsid w:val="00D112D7"/>
    <w:rsid w:val="00D121C6"/>
    <w:rsid w:val="00D128BE"/>
    <w:rsid w:val="00D130FB"/>
    <w:rsid w:val="00D13450"/>
    <w:rsid w:val="00D14051"/>
    <w:rsid w:val="00D1459F"/>
    <w:rsid w:val="00D14F25"/>
    <w:rsid w:val="00D15C54"/>
    <w:rsid w:val="00D23BA0"/>
    <w:rsid w:val="00D23FAA"/>
    <w:rsid w:val="00D254A6"/>
    <w:rsid w:val="00D2694D"/>
    <w:rsid w:val="00D31D69"/>
    <w:rsid w:val="00D33E92"/>
    <w:rsid w:val="00D3691B"/>
    <w:rsid w:val="00D42634"/>
    <w:rsid w:val="00D450C6"/>
    <w:rsid w:val="00D46231"/>
    <w:rsid w:val="00D46F07"/>
    <w:rsid w:val="00D50140"/>
    <w:rsid w:val="00D509F6"/>
    <w:rsid w:val="00D51034"/>
    <w:rsid w:val="00D515E6"/>
    <w:rsid w:val="00D5355E"/>
    <w:rsid w:val="00D609DF"/>
    <w:rsid w:val="00D60BCB"/>
    <w:rsid w:val="00D6104C"/>
    <w:rsid w:val="00D61CCA"/>
    <w:rsid w:val="00D713F7"/>
    <w:rsid w:val="00D74085"/>
    <w:rsid w:val="00D75D33"/>
    <w:rsid w:val="00D81E49"/>
    <w:rsid w:val="00D84561"/>
    <w:rsid w:val="00D922CE"/>
    <w:rsid w:val="00D92E12"/>
    <w:rsid w:val="00D94A85"/>
    <w:rsid w:val="00DA1DDA"/>
    <w:rsid w:val="00DA433A"/>
    <w:rsid w:val="00DB28F4"/>
    <w:rsid w:val="00DB2D38"/>
    <w:rsid w:val="00DB35C7"/>
    <w:rsid w:val="00DB376B"/>
    <w:rsid w:val="00DB723E"/>
    <w:rsid w:val="00DB7408"/>
    <w:rsid w:val="00DC271C"/>
    <w:rsid w:val="00DC4CA6"/>
    <w:rsid w:val="00DC6076"/>
    <w:rsid w:val="00DD2752"/>
    <w:rsid w:val="00DD3C41"/>
    <w:rsid w:val="00DD3DF3"/>
    <w:rsid w:val="00DD4887"/>
    <w:rsid w:val="00DD5F38"/>
    <w:rsid w:val="00DD6634"/>
    <w:rsid w:val="00DE1722"/>
    <w:rsid w:val="00DE4153"/>
    <w:rsid w:val="00DE7738"/>
    <w:rsid w:val="00DE7FAB"/>
    <w:rsid w:val="00DF18C7"/>
    <w:rsid w:val="00DF3095"/>
    <w:rsid w:val="00DF4E27"/>
    <w:rsid w:val="00E0005A"/>
    <w:rsid w:val="00E05ED2"/>
    <w:rsid w:val="00E069D9"/>
    <w:rsid w:val="00E15756"/>
    <w:rsid w:val="00E15A0E"/>
    <w:rsid w:val="00E16BB2"/>
    <w:rsid w:val="00E2025A"/>
    <w:rsid w:val="00E21AC1"/>
    <w:rsid w:val="00E244E1"/>
    <w:rsid w:val="00E25863"/>
    <w:rsid w:val="00E266DB"/>
    <w:rsid w:val="00E3124F"/>
    <w:rsid w:val="00E31431"/>
    <w:rsid w:val="00E31448"/>
    <w:rsid w:val="00E408E3"/>
    <w:rsid w:val="00E41F2C"/>
    <w:rsid w:val="00E44372"/>
    <w:rsid w:val="00E46002"/>
    <w:rsid w:val="00E533FD"/>
    <w:rsid w:val="00E5471A"/>
    <w:rsid w:val="00E54953"/>
    <w:rsid w:val="00E572A3"/>
    <w:rsid w:val="00E60A42"/>
    <w:rsid w:val="00E61148"/>
    <w:rsid w:val="00E63BC6"/>
    <w:rsid w:val="00E654BB"/>
    <w:rsid w:val="00E65B4F"/>
    <w:rsid w:val="00E677BA"/>
    <w:rsid w:val="00E67823"/>
    <w:rsid w:val="00E707B2"/>
    <w:rsid w:val="00E752EB"/>
    <w:rsid w:val="00E75AD0"/>
    <w:rsid w:val="00E819C2"/>
    <w:rsid w:val="00E82065"/>
    <w:rsid w:val="00E8783D"/>
    <w:rsid w:val="00E915CC"/>
    <w:rsid w:val="00E9190C"/>
    <w:rsid w:val="00E934F9"/>
    <w:rsid w:val="00E93962"/>
    <w:rsid w:val="00E95694"/>
    <w:rsid w:val="00E96857"/>
    <w:rsid w:val="00EA0A56"/>
    <w:rsid w:val="00EA1CFA"/>
    <w:rsid w:val="00EA4F06"/>
    <w:rsid w:val="00EA7154"/>
    <w:rsid w:val="00EB15FB"/>
    <w:rsid w:val="00EB2784"/>
    <w:rsid w:val="00EB2FB8"/>
    <w:rsid w:val="00EB3441"/>
    <w:rsid w:val="00EB4656"/>
    <w:rsid w:val="00EB7EBD"/>
    <w:rsid w:val="00EC14AB"/>
    <w:rsid w:val="00EC1971"/>
    <w:rsid w:val="00EC3828"/>
    <w:rsid w:val="00EC4180"/>
    <w:rsid w:val="00EC545D"/>
    <w:rsid w:val="00EC5DFA"/>
    <w:rsid w:val="00EC6B32"/>
    <w:rsid w:val="00ED0559"/>
    <w:rsid w:val="00EE384C"/>
    <w:rsid w:val="00EE4607"/>
    <w:rsid w:val="00EE4CC6"/>
    <w:rsid w:val="00EE4DA8"/>
    <w:rsid w:val="00EF59C2"/>
    <w:rsid w:val="00EF5A64"/>
    <w:rsid w:val="00F014E3"/>
    <w:rsid w:val="00F01A3D"/>
    <w:rsid w:val="00F02049"/>
    <w:rsid w:val="00F03248"/>
    <w:rsid w:val="00F06B34"/>
    <w:rsid w:val="00F11C8F"/>
    <w:rsid w:val="00F12313"/>
    <w:rsid w:val="00F123A7"/>
    <w:rsid w:val="00F15794"/>
    <w:rsid w:val="00F1698D"/>
    <w:rsid w:val="00F21BFF"/>
    <w:rsid w:val="00F26C2B"/>
    <w:rsid w:val="00F347A4"/>
    <w:rsid w:val="00F3517A"/>
    <w:rsid w:val="00F37E35"/>
    <w:rsid w:val="00F428B1"/>
    <w:rsid w:val="00F43A0D"/>
    <w:rsid w:val="00F445F6"/>
    <w:rsid w:val="00F51AB9"/>
    <w:rsid w:val="00F52B5C"/>
    <w:rsid w:val="00F57F5E"/>
    <w:rsid w:val="00F61FB7"/>
    <w:rsid w:val="00F63DE0"/>
    <w:rsid w:val="00F651E2"/>
    <w:rsid w:val="00F66480"/>
    <w:rsid w:val="00F70081"/>
    <w:rsid w:val="00F70979"/>
    <w:rsid w:val="00F747DF"/>
    <w:rsid w:val="00F74EFE"/>
    <w:rsid w:val="00F84D17"/>
    <w:rsid w:val="00F86967"/>
    <w:rsid w:val="00F90DD1"/>
    <w:rsid w:val="00FA0AED"/>
    <w:rsid w:val="00FA0D90"/>
    <w:rsid w:val="00FA1931"/>
    <w:rsid w:val="00FA2ED1"/>
    <w:rsid w:val="00FA6F48"/>
    <w:rsid w:val="00FB0501"/>
    <w:rsid w:val="00FB2216"/>
    <w:rsid w:val="00FC1233"/>
    <w:rsid w:val="00FC4C01"/>
    <w:rsid w:val="00FC51A1"/>
    <w:rsid w:val="00FD070E"/>
    <w:rsid w:val="00FD3E55"/>
    <w:rsid w:val="00FD669E"/>
    <w:rsid w:val="00FD72C5"/>
    <w:rsid w:val="00FE53E2"/>
    <w:rsid w:val="00FF3937"/>
    <w:rsid w:val="00FF5E63"/>
    <w:rsid w:val="00FF5EF4"/>
    <w:rsid w:val="00FF6209"/>
    <w:rsid w:val="00FF74B4"/>
    <w:rsid w:val="00FF798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788BE"/>
  <w15:chartTrackingRefBased/>
  <w15:docId w15:val="{213B546F-EF65-4F14-91CE-85D64BB8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B4F"/>
    <w:pPr>
      <w:spacing w:line="360" w:lineRule="auto"/>
      <w:jc w:val="both"/>
    </w:pPr>
    <w:rPr>
      <w:rFonts w:ascii="Cambria" w:hAnsi="Cambria"/>
      <w:sz w:val="24"/>
    </w:rPr>
  </w:style>
  <w:style w:type="paragraph" w:styleId="Heading1">
    <w:name w:val="heading 1"/>
    <w:basedOn w:val="Normal"/>
    <w:next w:val="Normal"/>
    <w:link w:val="Heading1Char"/>
    <w:uiPriority w:val="9"/>
    <w:qFormat/>
    <w:rsid w:val="004879BD"/>
    <w:pPr>
      <w:keepNext/>
      <w:keepLines/>
      <w:numPr>
        <w:numId w:val="23"/>
      </w:numPr>
      <w:spacing w:before="720" w:after="360" w:line="240" w:lineRule="auto"/>
      <w:jc w:val="left"/>
      <w:outlineLvl w:val="0"/>
    </w:pPr>
    <w:rPr>
      <w:rFonts w:eastAsiaTheme="majorEastAsia" w:cstheme="majorBidi"/>
      <w:b/>
      <w:bCs/>
      <w:color w:val="000000" w:themeColor="text1"/>
      <w:sz w:val="36"/>
      <w:szCs w:val="32"/>
    </w:rPr>
  </w:style>
  <w:style w:type="paragraph" w:styleId="Heading2">
    <w:name w:val="heading 2"/>
    <w:basedOn w:val="Normal"/>
    <w:next w:val="Normal"/>
    <w:link w:val="Heading2Char"/>
    <w:uiPriority w:val="9"/>
    <w:unhideWhenUsed/>
    <w:qFormat/>
    <w:rsid w:val="004879BD"/>
    <w:pPr>
      <w:keepNext/>
      <w:keepLines/>
      <w:numPr>
        <w:ilvl w:val="1"/>
        <w:numId w:val="23"/>
      </w:numPr>
      <w:spacing w:before="720" w:after="360" w:line="240" w:lineRule="auto"/>
      <w:jc w:val="left"/>
      <w:outlineLvl w:val="1"/>
    </w:pPr>
    <w:rPr>
      <w:rFonts w:eastAsiaTheme="majorEastAsia" w:cstheme="majorBidi"/>
      <w:b/>
      <w:color w:val="000000" w:themeColor="text1"/>
      <w:sz w:val="32"/>
      <w:szCs w:val="24"/>
    </w:rPr>
  </w:style>
  <w:style w:type="paragraph" w:styleId="Heading3">
    <w:name w:val="heading 3"/>
    <w:basedOn w:val="Normal"/>
    <w:next w:val="Normal"/>
    <w:link w:val="Heading3Char"/>
    <w:uiPriority w:val="9"/>
    <w:unhideWhenUsed/>
    <w:qFormat/>
    <w:rsid w:val="004879BD"/>
    <w:pPr>
      <w:keepNext/>
      <w:keepLines/>
      <w:numPr>
        <w:ilvl w:val="2"/>
        <w:numId w:val="23"/>
      </w:numPr>
      <w:spacing w:before="720" w:after="360" w:line="240" w:lineRule="auto"/>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0D2D29"/>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2D29"/>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2D29"/>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Chapter1"/>
    <w:next w:val="Normal"/>
    <w:link w:val="Heading7Char"/>
    <w:uiPriority w:val="9"/>
    <w:unhideWhenUsed/>
    <w:qFormat/>
    <w:rsid w:val="00E96857"/>
    <w:pPr>
      <w:numPr>
        <w:ilvl w:val="6"/>
        <w:numId w:val="23"/>
      </w:numPr>
      <w:outlineLvl w:val="6"/>
    </w:pPr>
  </w:style>
  <w:style w:type="paragraph" w:styleId="Heading8">
    <w:name w:val="heading 8"/>
    <w:basedOn w:val="Normal"/>
    <w:next w:val="Normal"/>
    <w:link w:val="Heading8Char"/>
    <w:uiPriority w:val="9"/>
    <w:semiHidden/>
    <w:unhideWhenUsed/>
    <w:qFormat/>
    <w:rsid w:val="000D2D29"/>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2D29"/>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lietext">
    <w:name w:val="Fließtext"/>
    <w:basedOn w:val="Normal"/>
    <w:autoRedefine/>
    <w:qFormat/>
    <w:rsid w:val="00C304B7"/>
    <w:pPr>
      <w:spacing w:after="360"/>
    </w:pPr>
    <w:rPr>
      <w:color w:val="000000" w:themeColor="text1"/>
    </w:rPr>
  </w:style>
  <w:style w:type="paragraph" w:customStyle="1" w:styleId="Chapter1">
    <w:name w:val="Chapter 1"/>
    <w:basedOn w:val="Heading1"/>
    <w:next w:val="Flietext"/>
    <w:link w:val="Chapter1Zchn"/>
    <w:autoRedefine/>
    <w:qFormat/>
    <w:rsid w:val="00C06CCD"/>
    <w:pPr>
      <w:numPr>
        <w:numId w:val="0"/>
      </w:numPr>
    </w:pPr>
    <w:rPr>
      <w:b w:val="0"/>
      <w:bCs w:val="0"/>
    </w:rPr>
  </w:style>
  <w:style w:type="paragraph" w:customStyle="1" w:styleId="Chapter2">
    <w:name w:val="Chapter 2"/>
    <w:basedOn w:val="Heading2"/>
    <w:next w:val="Flietext"/>
    <w:link w:val="Chapter2Zchn"/>
    <w:autoRedefine/>
    <w:qFormat/>
    <w:rsid w:val="00221C73"/>
    <w:pPr>
      <w:numPr>
        <w:ilvl w:val="0"/>
        <w:numId w:val="0"/>
      </w:numPr>
    </w:pPr>
    <w:rPr>
      <w:b w:val="0"/>
    </w:rPr>
  </w:style>
  <w:style w:type="character" w:customStyle="1" w:styleId="Heading1Char">
    <w:name w:val="Heading 1 Char"/>
    <w:basedOn w:val="DefaultParagraphFont"/>
    <w:link w:val="Heading1"/>
    <w:uiPriority w:val="9"/>
    <w:rsid w:val="004879BD"/>
    <w:rPr>
      <w:rFonts w:ascii="Cambria" w:eastAsiaTheme="majorEastAsia" w:hAnsi="Cambria" w:cstheme="majorBidi"/>
      <w:b/>
      <w:bCs/>
      <w:color w:val="000000" w:themeColor="text1"/>
      <w:sz w:val="36"/>
      <w:szCs w:val="32"/>
    </w:rPr>
  </w:style>
  <w:style w:type="character" w:customStyle="1" w:styleId="Chapter1Zchn">
    <w:name w:val="Chapter 1 Zchn"/>
    <w:basedOn w:val="Heading1Char"/>
    <w:link w:val="Chapter1"/>
    <w:rsid w:val="00C06CCD"/>
    <w:rPr>
      <w:rFonts w:ascii="Cambria" w:eastAsiaTheme="majorEastAsia" w:hAnsi="Cambria" w:cstheme="majorBidi"/>
      <w:b w:val="0"/>
      <w:bCs w:val="0"/>
      <w:color w:val="000000" w:themeColor="text1"/>
      <w:sz w:val="36"/>
      <w:szCs w:val="32"/>
    </w:rPr>
  </w:style>
  <w:style w:type="paragraph" w:customStyle="1" w:styleId="Chapter3">
    <w:name w:val="Chapter 3"/>
    <w:basedOn w:val="Heading3"/>
    <w:next w:val="Flietext"/>
    <w:link w:val="Chapter3Zchn"/>
    <w:autoRedefine/>
    <w:qFormat/>
    <w:rsid w:val="003A79D3"/>
    <w:pPr>
      <w:numPr>
        <w:ilvl w:val="0"/>
        <w:numId w:val="0"/>
      </w:numPr>
    </w:pPr>
    <w:rPr>
      <w:b w:val="0"/>
    </w:rPr>
  </w:style>
  <w:style w:type="character" w:customStyle="1" w:styleId="Heading2Char">
    <w:name w:val="Heading 2 Char"/>
    <w:basedOn w:val="DefaultParagraphFont"/>
    <w:link w:val="Heading2"/>
    <w:uiPriority w:val="9"/>
    <w:rsid w:val="004879BD"/>
    <w:rPr>
      <w:rFonts w:ascii="Cambria" w:eastAsiaTheme="majorEastAsia" w:hAnsi="Cambria" w:cstheme="majorBidi"/>
      <w:b/>
      <w:color w:val="000000" w:themeColor="text1"/>
      <w:sz w:val="32"/>
      <w:szCs w:val="24"/>
    </w:rPr>
  </w:style>
  <w:style w:type="character" w:customStyle="1" w:styleId="Chapter2Zchn">
    <w:name w:val="Chapter 2 Zchn"/>
    <w:basedOn w:val="Heading2Char"/>
    <w:link w:val="Chapter2"/>
    <w:rsid w:val="00221C73"/>
    <w:rPr>
      <w:rFonts w:ascii="Cambria" w:eastAsiaTheme="majorEastAsia" w:hAnsi="Cambria" w:cstheme="majorBidi"/>
      <w:b w:val="0"/>
      <w:color w:val="000000" w:themeColor="text1"/>
      <w:sz w:val="32"/>
      <w:szCs w:val="24"/>
    </w:rPr>
  </w:style>
  <w:style w:type="character" w:customStyle="1" w:styleId="Heading3Char">
    <w:name w:val="Heading 3 Char"/>
    <w:basedOn w:val="DefaultParagraphFont"/>
    <w:link w:val="Heading3"/>
    <w:uiPriority w:val="9"/>
    <w:rsid w:val="004879BD"/>
    <w:rPr>
      <w:rFonts w:ascii="Cambria" w:eastAsiaTheme="majorEastAsia" w:hAnsi="Cambria" w:cstheme="majorBidi"/>
      <w:b/>
      <w:color w:val="000000" w:themeColor="text1"/>
      <w:sz w:val="28"/>
      <w:szCs w:val="24"/>
    </w:rPr>
  </w:style>
  <w:style w:type="character" w:customStyle="1" w:styleId="Chapter3Zchn">
    <w:name w:val="Chapter 3 Zchn"/>
    <w:basedOn w:val="Heading3Char"/>
    <w:link w:val="Chapter3"/>
    <w:rsid w:val="003A79D3"/>
    <w:rPr>
      <w:rFonts w:ascii="Cambria" w:eastAsiaTheme="majorEastAsia" w:hAnsi="Cambria" w:cstheme="majorBidi"/>
      <w:b w:val="0"/>
      <w:color w:val="000000" w:themeColor="text1"/>
      <w:sz w:val="28"/>
      <w:szCs w:val="24"/>
    </w:rPr>
  </w:style>
  <w:style w:type="paragraph" w:customStyle="1" w:styleId="Grafik">
    <w:name w:val="Grafik"/>
    <w:basedOn w:val="Flietext"/>
    <w:next w:val="Grafikunterschrift"/>
    <w:autoRedefine/>
    <w:qFormat/>
    <w:rsid w:val="00BF65E4"/>
    <w:pPr>
      <w:spacing w:after="0"/>
      <w:jc w:val="center"/>
    </w:pPr>
    <w:rPr>
      <w:noProof/>
    </w:rPr>
  </w:style>
  <w:style w:type="paragraph" w:customStyle="1" w:styleId="Grafikunterschrift">
    <w:name w:val="Grafikunterschrift"/>
    <w:basedOn w:val="Caption"/>
    <w:next w:val="Flietext"/>
    <w:autoRedefine/>
    <w:qFormat/>
    <w:rsid w:val="005A29B1"/>
    <w:pPr>
      <w:spacing w:after="360"/>
      <w:ind w:left="851" w:right="851"/>
    </w:pPr>
    <w:rPr>
      <w:i w:val="0"/>
      <w:iCs w:val="0"/>
      <w:sz w:val="20"/>
    </w:rPr>
  </w:style>
  <w:style w:type="paragraph" w:styleId="Caption">
    <w:name w:val="caption"/>
    <w:basedOn w:val="Normal"/>
    <w:next w:val="Normal"/>
    <w:uiPriority w:val="35"/>
    <w:unhideWhenUsed/>
    <w:qFormat/>
    <w:rsid w:val="00517FF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A65EE"/>
  </w:style>
  <w:style w:type="paragraph" w:customStyle="1" w:styleId="Funote">
    <w:name w:val="Fußnote"/>
    <w:basedOn w:val="Footer"/>
    <w:autoRedefine/>
    <w:qFormat/>
    <w:rsid w:val="0096424C"/>
    <w:pPr>
      <w:keepLines/>
      <w:tabs>
        <w:tab w:val="left" w:pos="709"/>
      </w:tabs>
      <w:ind w:left="709" w:hanging="709"/>
    </w:pPr>
    <w:rPr>
      <w:color w:val="000000" w:themeColor="text1"/>
      <w:sz w:val="20"/>
    </w:rPr>
  </w:style>
  <w:style w:type="character" w:styleId="FootnoteReference">
    <w:name w:val="footnote reference"/>
    <w:basedOn w:val="DefaultParagraphFont"/>
    <w:uiPriority w:val="99"/>
    <w:semiHidden/>
    <w:unhideWhenUsed/>
    <w:rsid w:val="0096424C"/>
    <w:rPr>
      <w:vertAlign w:val="superscript"/>
    </w:rPr>
  </w:style>
  <w:style w:type="table" w:customStyle="1" w:styleId="FormelTabelle">
    <w:name w:val="FormelTabelle"/>
    <w:basedOn w:val="TableNormal"/>
    <w:uiPriority w:val="99"/>
    <w:rsid w:val="00C751B5"/>
    <w:pPr>
      <w:keepLines/>
      <w:spacing w:after="0" w:line="240" w:lineRule="auto"/>
      <w:jc w:val="center"/>
    </w:pPr>
    <w:rPr>
      <w:rFonts w:ascii="Cambria Math" w:hAnsi="Cambria Math"/>
    </w:rPr>
    <w:tblPr>
      <w:tblStyleColBandSize w:val="1"/>
      <w:jc w:val="center"/>
    </w:tblPr>
    <w:trPr>
      <w:cantSplit/>
      <w:jc w:val="center"/>
    </w:trPr>
    <w:tcPr>
      <w:vAlign w:val="center"/>
    </w:tcPr>
    <w:tblStylePr w:type="band1Vert">
      <w:pPr>
        <w:jc w:val="right"/>
      </w:pPr>
      <w:tblPr/>
      <w:tcPr>
        <w:tcBorders>
          <w:top w:val="nil"/>
          <w:left w:val="nil"/>
          <w:bottom w:val="nil"/>
          <w:right w:val="nil"/>
          <w:insideH w:val="nil"/>
          <w:insideV w:val="nil"/>
          <w:tl2br w:val="nil"/>
          <w:tr2bl w:val="nil"/>
        </w:tcBorders>
      </w:tcPr>
    </w:tblStylePr>
    <w:tblStylePr w:type="band2Vert">
      <w:rPr>
        <w:rFonts w:ascii="Cambria Math" w:hAnsi="Cambria Math"/>
      </w:rPr>
    </w:tblStylePr>
  </w:style>
  <w:style w:type="paragraph" w:styleId="Footer">
    <w:name w:val="footer"/>
    <w:basedOn w:val="Normal"/>
    <w:link w:val="FooterChar"/>
    <w:uiPriority w:val="99"/>
    <w:unhideWhenUsed/>
    <w:rsid w:val="0096424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24C"/>
    <w:rPr>
      <w:rFonts w:ascii="Cambria" w:hAnsi="Cambria"/>
      <w:sz w:val="24"/>
    </w:rPr>
  </w:style>
  <w:style w:type="paragraph" w:customStyle="1" w:styleId="MyZitat">
    <w:name w:val="MyZitat"/>
    <w:basedOn w:val="Flietext"/>
    <w:next w:val="Flietext"/>
    <w:autoRedefine/>
    <w:qFormat/>
    <w:rsid w:val="00253690"/>
    <w:pPr>
      <w:spacing w:before="120" w:after="120"/>
      <w:ind w:left="652" w:right="567" w:hanging="85"/>
    </w:pPr>
  </w:style>
  <w:style w:type="character" w:styleId="PlaceholderText">
    <w:name w:val="Placeholder Text"/>
    <w:basedOn w:val="DefaultParagraphFont"/>
    <w:uiPriority w:val="99"/>
    <w:semiHidden/>
    <w:rsid w:val="007B45DF"/>
    <w:rPr>
      <w:color w:val="808080"/>
    </w:rPr>
  </w:style>
  <w:style w:type="paragraph" w:styleId="Header">
    <w:name w:val="header"/>
    <w:basedOn w:val="Normal"/>
    <w:link w:val="HeaderChar"/>
    <w:uiPriority w:val="99"/>
    <w:unhideWhenUsed/>
    <w:rsid w:val="00265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65F68"/>
    <w:rPr>
      <w:rFonts w:ascii="Cambria" w:hAnsi="Cambria"/>
      <w:sz w:val="24"/>
    </w:rPr>
  </w:style>
  <w:style w:type="paragraph" w:styleId="FootnoteText">
    <w:name w:val="footnote text"/>
    <w:basedOn w:val="Normal"/>
    <w:link w:val="FootnoteTextChar"/>
    <w:uiPriority w:val="99"/>
    <w:semiHidden/>
    <w:unhideWhenUsed/>
    <w:rsid w:val="00CF0A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0A89"/>
    <w:rPr>
      <w:rFonts w:ascii="Cambria" w:hAnsi="Cambria"/>
      <w:sz w:val="20"/>
      <w:szCs w:val="20"/>
    </w:rPr>
  </w:style>
  <w:style w:type="table" w:styleId="TableGrid">
    <w:name w:val="Table Grid"/>
    <w:basedOn w:val="TableNormal"/>
    <w:uiPriority w:val="39"/>
    <w:rsid w:val="0038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el">
    <w:name w:val="Formel"/>
    <w:basedOn w:val="Flietext"/>
    <w:next w:val="Flietext"/>
    <w:autoRedefine/>
    <w:qFormat/>
    <w:rsid w:val="002658A7"/>
    <w:pPr>
      <w:keepNext/>
      <w:keepLines/>
      <w:spacing w:after="480" w:line="240" w:lineRule="auto"/>
      <w:jc w:val="center"/>
    </w:pPr>
    <w:rPr>
      <w:rFonts w:ascii="Cambria Math" w:hAnsi="Cambria Math"/>
      <w:i/>
    </w:rPr>
  </w:style>
  <w:style w:type="paragraph" w:customStyle="1" w:styleId="FormelNummer">
    <w:name w:val="FormelNummer"/>
    <w:basedOn w:val="Flietext"/>
    <w:next w:val="Flietext"/>
    <w:autoRedefine/>
    <w:qFormat/>
    <w:rsid w:val="003B065A"/>
    <w:pPr>
      <w:keepLines/>
      <w:spacing w:after="480" w:line="240" w:lineRule="auto"/>
      <w:jc w:val="right"/>
    </w:pPr>
    <w:rPr>
      <w:rFonts w:eastAsiaTheme="minorEastAsia"/>
    </w:rPr>
  </w:style>
  <w:style w:type="table" w:styleId="TableGridLight">
    <w:name w:val="Grid Table Light"/>
    <w:basedOn w:val="TableNormal"/>
    <w:uiPriority w:val="40"/>
    <w:rsid w:val="001B2B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433443"/>
    <w:pPr>
      <w:numPr>
        <w:numId w:val="0"/>
      </w:numPr>
      <w:spacing w:line="259" w:lineRule="auto"/>
      <w:outlineLvl w:val="9"/>
    </w:pPr>
    <w:rPr>
      <w:lang w:eastAsia="de-DE"/>
    </w:rPr>
  </w:style>
  <w:style w:type="paragraph" w:styleId="TOC1">
    <w:name w:val="toc 1"/>
    <w:basedOn w:val="Normal"/>
    <w:next w:val="Normal"/>
    <w:autoRedefine/>
    <w:uiPriority w:val="39"/>
    <w:unhideWhenUsed/>
    <w:rsid w:val="00433443"/>
    <w:pPr>
      <w:spacing w:after="100"/>
    </w:pPr>
  </w:style>
  <w:style w:type="paragraph" w:styleId="TOC2">
    <w:name w:val="toc 2"/>
    <w:basedOn w:val="Normal"/>
    <w:next w:val="Normal"/>
    <w:autoRedefine/>
    <w:uiPriority w:val="39"/>
    <w:unhideWhenUsed/>
    <w:rsid w:val="00433443"/>
    <w:pPr>
      <w:spacing w:after="100"/>
      <w:ind w:left="240"/>
    </w:pPr>
  </w:style>
  <w:style w:type="paragraph" w:styleId="TOC3">
    <w:name w:val="toc 3"/>
    <w:basedOn w:val="Normal"/>
    <w:next w:val="Normal"/>
    <w:autoRedefine/>
    <w:uiPriority w:val="39"/>
    <w:unhideWhenUsed/>
    <w:rsid w:val="00433443"/>
    <w:pPr>
      <w:spacing w:after="100"/>
      <w:ind w:left="480"/>
    </w:pPr>
  </w:style>
  <w:style w:type="character" w:styleId="Hyperlink">
    <w:name w:val="Hyperlink"/>
    <w:basedOn w:val="DefaultParagraphFont"/>
    <w:uiPriority w:val="99"/>
    <w:unhideWhenUsed/>
    <w:rsid w:val="00433443"/>
    <w:rPr>
      <w:color w:val="0563C1" w:themeColor="hyperlink"/>
      <w:u w:val="single"/>
    </w:rPr>
  </w:style>
  <w:style w:type="paragraph" w:styleId="Title">
    <w:name w:val="Title"/>
    <w:basedOn w:val="Normal"/>
    <w:next w:val="Normal"/>
    <w:link w:val="TitleChar"/>
    <w:uiPriority w:val="10"/>
    <w:qFormat/>
    <w:rsid w:val="005951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19F"/>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39168E"/>
    <w:pPr>
      <w:spacing w:after="0"/>
    </w:pPr>
  </w:style>
  <w:style w:type="paragraph" w:customStyle="1" w:styleId="ProjektTitel">
    <w:name w:val="ProjektTitel"/>
    <w:basedOn w:val="Title"/>
    <w:next w:val="TitelText"/>
    <w:autoRedefine/>
    <w:qFormat/>
    <w:rsid w:val="00E752EB"/>
    <w:pPr>
      <w:pBdr>
        <w:top w:val="single" w:sz="4" w:space="1" w:color="auto"/>
        <w:bottom w:val="single" w:sz="4" w:space="1" w:color="auto"/>
      </w:pBdr>
      <w:jc w:val="center"/>
    </w:pPr>
    <w:rPr>
      <w:rFonts w:ascii="Cambria" w:hAnsi="Cambria"/>
      <w:sz w:val="32"/>
    </w:rPr>
  </w:style>
  <w:style w:type="paragraph" w:customStyle="1" w:styleId="ProjektHeader">
    <w:name w:val="ProjektHeader"/>
    <w:basedOn w:val="Title"/>
    <w:next w:val="TitelText"/>
    <w:autoRedefine/>
    <w:qFormat/>
    <w:rsid w:val="00BF65E4"/>
    <w:pPr>
      <w:spacing w:before="1280" w:after="640"/>
      <w:jc w:val="center"/>
    </w:pPr>
    <w:rPr>
      <w:rFonts w:ascii="Cambria" w:hAnsi="Cambria"/>
      <w:b/>
      <w:sz w:val="32"/>
    </w:rPr>
  </w:style>
  <w:style w:type="paragraph" w:customStyle="1" w:styleId="TitelText">
    <w:name w:val="TitelText"/>
    <w:basedOn w:val="Flietext"/>
    <w:autoRedefine/>
    <w:qFormat/>
    <w:rsid w:val="00E752EB"/>
    <w:pPr>
      <w:spacing w:before="360"/>
      <w:jc w:val="center"/>
    </w:pPr>
  </w:style>
  <w:style w:type="character" w:customStyle="1" w:styleId="Heading7Char">
    <w:name w:val="Heading 7 Char"/>
    <w:basedOn w:val="DefaultParagraphFont"/>
    <w:link w:val="Heading7"/>
    <w:uiPriority w:val="9"/>
    <w:rsid w:val="00E96857"/>
    <w:rPr>
      <w:rFonts w:ascii="Cambria" w:eastAsiaTheme="majorEastAsia" w:hAnsi="Cambria" w:cstheme="majorBidi"/>
      <w:b/>
      <w:bCs/>
      <w:color w:val="000000" w:themeColor="text1"/>
      <w:sz w:val="36"/>
      <w:szCs w:val="32"/>
    </w:rPr>
  </w:style>
  <w:style w:type="paragraph" w:styleId="BalloonText">
    <w:name w:val="Balloon Text"/>
    <w:basedOn w:val="Normal"/>
    <w:link w:val="BalloonTextChar"/>
    <w:uiPriority w:val="99"/>
    <w:semiHidden/>
    <w:unhideWhenUsed/>
    <w:rsid w:val="00B066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642"/>
    <w:rPr>
      <w:rFonts w:ascii="Segoe UI" w:hAnsi="Segoe UI" w:cs="Segoe UI"/>
      <w:sz w:val="18"/>
      <w:szCs w:val="18"/>
    </w:rPr>
  </w:style>
  <w:style w:type="character" w:customStyle="1" w:styleId="Heading4Char">
    <w:name w:val="Heading 4 Char"/>
    <w:basedOn w:val="DefaultParagraphFont"/>
    <w:link w:val="Heading4"/>
    <w:uiPriority w:val="9"/>
    <w:semiHidden/>
    <w:rsid w:val="000D2D2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D2D2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D2D29"/>
    <w:rPr>
      <w:rFonts w:asciiTheme="majorHAnsi" w:eastAsiaTheme="majorEastAsia" w:hAnsiTheme="majorHAnsi" w:cstheme="majorBidi"/>
      <w:color w:val="1F3763" w:themeColor="accent1" w:themeShade="7F"/>
      <w:sz w:val="24"/>
    </w:rPr>
  </w:style>
  <w:style w:type="character" w:customStyle="1" w:styleId="Heading8Char">
    <w:name w:val="Heading 8 Char"/>
    <w:basedOn w:val="DefaultParagraphFont"/>
    <w:link w:val="Heading8"/>
    <w:uiPriority w:val="9"/>
    <w:semiHidden/>
    <w:rsid w:val="000D2D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2D2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0D2D29"/>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D2D29"/>
    <w:rPr>
      <w:rFonts w:eastAsiaTheme="minorEastAsia"/>
      <w:color w:val="5A5A5A" w:themeColor="text1" w:themeTint="A5"/>
      <w:spacing w:val="15"/>
      <w:sz w:val="24"/>
    </w:rPr>
  </w:style>
  <w:style w:type="paragraph" w:styleId="NoSpacing">
    <w:name w:val="No Spacing"/>
    <w:uiPriority w:val="1"/>
    <w:qFormat/>
    <w:rsid w:val="000D2D29"/>
    <w:pPr>
      <w:spacing w:after="0" w:line="240" w:lineRule="auto"/>
      <w:jc w:val="both"/>
    </w:pPr>
    <w:rPr>
      <w:rFonts w:ascii="Cambria" w:hAnsi="Cambria"/>
      <w:sz w:val="24"/>
    </w:rPr>
  </w:style>
  <w:style w:type="paragraph" w:styleId="NormalWeb">
    <w:name w:val="Normal (Web)"/>
    <w:basedOn w:val="Normal"/>
    <w:uiPriority w:val="99"/>
    <w:semiHidden/>
    <w:unhideWhenUsed/>
    <w:rsid w:val="000D2D29"/>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Revision">
    <w:name w:val="Revision"/>
    <w:hidden/>
    <w:uiPriority w:val="99"/>
    <w:semiHidden/>
    <w:rsid w:val="000D2D29"/>
    <w:pPr>
      <w:spacing w:after="0" w:line="240" w:lineRule="auto"/>
    </w:pPr>
    <w:rPr>
      <w:rFonts w:ascii="Cambria" w:hAnsi="Cambria"/>
      <w:sz w:val="24"/>
    </w:rPr>
  </w:style>
  <w:style w:type="paragraph" w:styleId="ListParagraph">
    <w:name w:val="List Paragraph"/>
    <w:basedOn w:val="Normal"/>
    <w:uiPriority w:val="34"/>
    <w:qFormat/>
    <w:rsid w:val="000D2D29"/>
    <w:pPr>
      <w:ind w:left="720"/>
      <w:contextualSpacing/>
    </w:pPr>
  </w:style>
  <w:style w:type="character" w:styleId="EndnoteReference">
    <w:name w:val="endnote reference"/>
    <w:basedOn w:val="DefaultParagraphFont"/>
    <w:uiPriority w:val="99"/>
    <w:semiHidden/>
    <w:unhideWhenUsed/>
    <w:rsid w:val="000D2D29"/>
    <w:rPr>
      <w:vertAlign w:val="superscript"/>
    </w:rPr>
  </w:style>
  <w:style w:type="character" w:customStyle="1" w:styleId="EndnoteTextChar">
    <w:name w:val="Endnote Text Char"/>
    <w:basedOn w:val="DefaultParagraphFont"/>
    <w:link w:val="EndnoteText"/>
    <w:uiPriority w:val="99"/>
    <w:semiHidden/>
    <w:rsid w:val="000D2D29"/>
    <w:rPr>
      <w:sz w:val="20"/>
      <w:szCs w:val="20"/>
    </w:rPr>
  </w:style>
  <w:style w:type="paragraph" w:styleId="EndnoteText">
    <w:name w:val="endnote text"/>
    <w:basedOn w:val="Normal"/>
    <w:link w:val="EndnoteTextChar"/>
    <w:uiPriority w:val="99"/>
    <w:semiHidden/>
    <w:unhideWhenUsed/>
    <w:rsid w:val="000D2D29"/>
    <w:pPr>
      <w:spacing w:after="0" w:line="240" w:lineRule="auto"/>
    </w:pPr>
    <w:rPr>
      <w:rFonts w:asciiTheme="minorHAnsi" w:hAnsiTheme="minorHAnsi"/>
      <w:sz w:val="20"/>
      <w:szCs w:val="20"/>
    </w:rPr>
  </w:style>
  <w:style w:type="character" w:customStyle="1" w:styleId="EndnotentextZchn1">
    <w:name w:val="Endnotentext Zchn1"/>
    <w:basedOn w:val="DefaultParagraphFont"/>
    <w:uiPriority w:val="99"/>
    <w:semiHidden/>
    <w:rsid w:val="000D2D29"/>
    <w:rPr>
      <w:rFonts w:ascii="Cambria" w:hAnsi="Cambria"/>
      <w:sz w:val="20"/>
      <w:szCs w:val="20"/>
    </w:rPr>
  </w:style>
  <w:style w:type="table" w:styleId="PlainTable1">
    <w:name w:val="Plain Table 1"/>
    <w:basedOn w:val="TableNormal"/>
    <w:uiPriority w:val="41"/>
    <w:rsid w:val="000D2D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D2D29"/>
    <w:rPr>
      <w:color w:val="954F72" w:themeColor="followedHyperlink"/>
      <w:u w:val="single"/>
    </w:rPr>
  </w:style>
  <w:style w:type="table" w:styleId="PlainTable5">
    <w:name w:val="Plain Table 5"/>
    <w:basedOn w:val="TableNormal"/>
    <w:uiPriority w:val="45"/>
    <w:rsid w:val="000D2D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D2D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D2D29"/>
    <w:rPr>
      <w:color w:val="605E5C"/>
      <w:shd w:val="clear" w:color="auto" w:fill="E1DFDD"/>
    </w:rPr>
  </w:style>
  <w:style w:type="table" w:styleId="PlainTable3">
    <w:name w:val="Plain Table 3"/>
    <w:basedOn w:val="TableNormal"/>
    <w:uiPriority w:val="43"/>
    <w:rsid w:val="000D2D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2D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0D2D2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0D2D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ZGrafikunterschrift">
    <w:name w:val="1Z_Grafikunterschrift"/>
    <w:basedOn w:val="Grafikunterschrift"/>
    <w:next w:val="Flietext"/>
    <w:autoRedefine/>
    <w:qFormat/>
    <w:rsid w:val="004879BD"/>
    <w:pPr>
      <w:jc w:val="center"/>
    </w:pPr>
  </w:style>
  <w:style w:type="character" w:styleId="CommentReference">
    <w:name w:val="annotation reference"/>
    <w:basedOn w:val="DefaultParagraphFont"/>
    <w:uiPriority w:val="99"/>
    <w:semiHidden/>
    <w:unhideWhenUsed/>
    <w:rsid w:val="00F445F6"/>
    <w:rPr>
      <w:sz w:val="16"/>
      <w:szCs w:val="16"/>
    </w:rPr>
  </w:style>
  <w:style w:type="paragraph" w:styleId="CommentText">
    <w:name w:val="annotation text"/>
    <w:basedOn w:val="Normal"/>
    <w:link w:val="CommentTextChar"/>
    <w:uiPriority w:val="99"/>
    <w:semiHidden/>
    <w:unhideWhenUsed/>
    <w:rsid w:val="00F445F6"/>
    <w:pPr>
      <w:spacing w:line="240" w:lineRule="auto"/>
    </w:pPr>
    <w:rPr>
      <w:sz w:val="20"/>
      <w:szCs w:val="20"/>
    </w:rPr>
  </w:style>
  <w:style w:type="character" w:customStyle="1" w:styleId="CommentTextChar">
    <w:name w:val="Comment Text Char"/>
    <w:basedOn w:val="DefaultParagraphFont"/>
    <w:link w:val="CommentText"/>
    <w:uiPriority w:val="99"/>
    <w:semiHidden/>
    <w:rsid w:val="00F445F6"/>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445F6"/>
    <w:rPr>
      <w:b/>
      <w:bCs/>
    </w:rPr>
  </w:style>
  <w:style w:type="character" w:customStyle="1" w:styleId="CommentSubjectChar">
    <w:name w:val="Comment Subject Char"/>
    <w:basedOn w:val="CommentTextChar"/>
    <w:link w:val="CommentSubject"/>
    <w:uiPriority w:val="99"/>
    <w:semiHidden/>
    <w:rsid w:val="00F445F6"/>
    <w:rPr>
      <w:rFonts w:ascii="Cambria" w:hAnsi="Cambr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779">
      <w:bodyDiv w:val="1"/>
      <w:marLeft w:val="0"/>
      <w:marRight w:val="0"/>
      <w:marTop w:val="0"/>
      <w:marBottom w:val="0"/>
      <w:divBdr>
        <w:top w:val="none" w:sz="0" w:space="0" w:color="auto"/>
        <w:left w:val="none" w:sz="0" w:space="0" w:color="auto"/>
        <w:bottom w:val="none" w:sz="0" w:space="0" w:color="auto"/>
        <w:right w:val="none" w:sz="0" w:space="0" w:color="auto"/>
      </w:divBdr>
    </w:div>
    <w:div w:id="4862678">
      <w:bodyDiv w:val="1"/>
      <w:marLeft w:val="0"/>
      <w:marRight w:val="0"/>
      <w:marTop w:val="0"/>
      <w:marBottom w:val="0"/>
      <w:divBdr>
        <w:top w:val="none" w:sz="0" w:space="0" w:color="auto"/>
        <w:left w:val="none" w:sz="0" w:space="0" w:color="auto"/>
        <w:bottom w:val="none" w:sz="0" w:space="0" w:color="auto"/>
        <w:right w:val="none" w:sz="0" w:space="0" w:color="auto"/>
      </w:divBdr>
    </w:div>
    <w:div w:id="18774437">
      <w:bodyDiv w:val="1"/>
      <w:marLeft w:val="0"/>
      <w:marRight w:val="0"/>
      <w:marTop w:val="0"/>
      <w:marBottom w:val="0"/>
      <w:divBdr>
        <w:top w:val="none" w:sz="0" w:space="0" w:color="auto"/>
        <w:left w:val="none" w:sz="0" w:space="0" w:color="auto"/>
        <w:bottom w:val="none" w:sz="0" w:space="0" w:color="auto"/>
        <w:right w:val="none" w:sz="0" w:space="0" w:color="auto"/>
      </w:divBdr>
    </w:div>
    <w:div w:id="31417546">
      <w:bodyDiv w:val="1"/>
      <w:marLeft w:val="0"/>
      <w:marRight w:val="0"/>
      <w:marTop w:val="0"/>
      <w:marBottom w:val="0"/>
      <w:divBdr>
        <w:top w:val="none" w:sz="0" w:space="0" w:color="auto"/>
        <w:left w:val="none" w:sz="0" w:space="0" w:color="auto"/>
        <w:bottom w:val="none" w:sz="0" w:space="0" w:color="auto"/>
        <w:right w:val="none" w:sz="0" w:space="0" w:color="auto"/>
      </w:divBdr>
    </w:div>
    <w:div w:id="31926322">
      <w:bodyDiv w:val="1"/>
      <w:marLeft w:val="0"/>
      <w:marRight w:val="0"/>
      <w:marTop w:val="0"/>
      <w:marBottom w:val="0"/>
      <w:divBdr>
        <w:top w:val="none" w:sz="0" w:space="0" w:color="auto"/>
        <w:left w:val="none" w:sz="0" w:space="0" w:color="auto"/>
        <w:bottom w:val="none" w:sz="0" w:space="0" w:color="auto"/>
        <w:right w:val="none" w:sz="0" w:space="0" w:color="auto"/>
      </w:divBdr>
    </w:div>
    <w:div w:id="33039910">
      <w:bodyDiv w:val="1"/>
      <w:marLeft w:val="0"/>
      <w:marRight w:val="0"/>
      <w:marTop w:val="0"/>
      <w:marBottom w:val="0"/>
      <w:divBdr>
        <w:top w:val="none" w:sz="0" w:space="0" w:color="auto"/>
        <w:left w:val="none" w:sz="0" w:space="0" w:color="auto"/>
        <w:bottom w:val="none" w:sz="0" w:space="0" w:color="auto"/>
        <w:right w:val="none" w:sz="0" w:space="0" w:color="auto"/>
      </w:divBdr>
    </w:div>
    <w:div w:id="40715075">
      <w:bodyDiv w:val="1"/>
      <w:marLeft w:val="0"/>
      <w:marRight w:val="0"/>
      <w:marTop w:val="0"/>
      <w:marBottom w:val="0"/>
      <w:divBdr>
        <w:top w:val="none" w:sz="0" w:space="0" w:color="auto"/>
        <w:left w:val="none" w:sz="0" w:space="0" w:color="auto"/>
        <w:bottom w:val="none" w:sz="0" w:space="0" w:color="auto"/>
        <w:right w:val="none" w:sz="0" w:space="0" w:color="auto"/>
      </w:divBdr>
    </w:div>
    <w:div w:id="42759848">
      <w:bodyDiv w:val="1"/>
      <w:marLeft w:val="0"/>
      <w:marRight w:val="0"/>
      <w:marTop w:val="0"/>
      <w:marBottom w:val="0"/>
      <w:divBdr>
        <w:top w:val="none" w:sz="0" w:space="0" w:color="auto"/>
        <w:left w:val="none" w:sz="0" w:space="0" w:color="auto"/>
        <w:bottom w:val="none" w:sz="0" w:space="0" w:color="auto"/>
        <w:right w:val="none" w:sz="0" w:space="0" w:color="auto"/>
      </w:divBdr>
    </w:div>
    <w:div w:id="47455980">
      <w:bodyDiv w:val="1"/>
      <w:marLeft w:val="0"/>
      <w:marRight w:val="0"/>
      <w:marTop w:val="0"/>
      <w:marBottom w:val="0"/>
      <w:divBdr>
        <w:top w:val="none" w:sz="0" w:space="0" w:color="auto"/>
        <w:left w:val="none" w:sz="0" w:space="0" w:color="auto"/>
        <w:bottom w:val="none" w:sz="0" w:space="0" w:color="auto"/>
        <w:right w:val="none" w:sz="0" w:space="0" w:color="auto"/>
      </w:divBdr>
    </w:div>
    <w:div w:id="77867604">
      <w:bodyDiv w:val="1"/>
      <w:marLeft w:val="0"/>
      <w:marRight w:val="0"/>
      <w:marTop w:val="0"/>
      <w:marBottom w:val="0"/>
      <w:divBdr>
        <w:top w:val="none" w:sz="0" w:space="0" w:color="auto"/>
        <w:left w:val="none" w:sz="0" w:space="0" w:color="auto"/>
        <w:bottom w:val="none" w:sz="0" w:space="0" w:color="auto"/>
        <w:right w:val="none" w:sz="0" w:space="0" w:color="auto"/>
      </w:divBdr>
    </w:div>
    <w:div w:id="88624218">
      <w:bodyDiv w:val="1"/>
      <w:marLeft w:val="0"/>
      <w:marRight w:val="0"/>
      <w:marTop w:val="0"/>
      <w:marBottom w:val="0"/>
      <w:divBdr>
        <w:top w:val="none" w:sz="0" w:space="0" w:color="auto"/>
        <w:left w:val="none" w:sz="0" w:space="0" w:color="auto"/>
        <w:bottom w:val="none" w:sz="0" w:space="0" w:color="auto"/>
        <w:right w:val="none" w:sz="0" w:space="0" w:color="auto"/>
      </w:divBdr>
    </w:div>
    <w:div w:id="94403235">
      <w:bodyDiv w:val="1"/>
      <w:marLeft w:val="0"/>
      <w:marRight w:val="0"/>
      <w:marTop w:val="0"/>
      <w:marBottom w:val="0"/>
      <w:divBdr>
        <w:top w:val="none" w:sz="0" w:space="0" w:color="auto"/>
        <w:left w:val="none" w:sz="0" w:space="0" w:color="auto"/>
        <w:bottom w:val="none" w:sz="0" w:space="0" w:color="auto"/>
        <w:right w:val="none" w:sz="0" w:space="0" w:color="auto"/>
      </w:divBdr>
    </w:div>
    <w:div w:id="94832148">
      <w:bodyDiv w:val="1"/>
      <w:marLeft w:val="0"/>
      <w:marRight w:val="0"/>
      <w:marTop w:val="0"/>
      <w:marBottom w:val="0"/>
      <w:divBdr>
        <w:top w:val="none" w:sz="0" w:space="0" w:color="auto"/>
        <w:left w:val="none" w:sz="0" w:space="0" w:color="auto"/>
        <w:bottom w:val="none" w:sz="0" w:space="0" w:color="auto"/>
        <w:right w:val="none" w:sz="0" w:space="0" w:color="auto"/>
      </w:divBdr>
    </w:div>
    <w:div w:id="95105980">
      <w:bodyDiv w:val="1"/>
      <w:marLeft w:val="0"/>
      <w:marRight w:val="0"/>
      <w:marTop w:val="0"/>
      <w:marBottom w:val="0"/>
      <w:divBdr>
        <w:top w:val="none" w:sz="0" w:space="0" w:color="auto"/>
        <w:left w:val="none" w:sz="0" w:space="0" w:color="auto"/>
        <w:bottom w:val="none" w:sz="0" w:space="0" w:color="auto"/>
        <w:right w:val="none" w:sz="0" w:space="0" w:color="auto"/>
      </w:divBdr>
    </w:div>
    <w:div w:id="101801103">
      <w:bodyDiv w:val="1"/>
      <w:marLeft w:val="0"/>
      <w:marRight w:val="0"/>
      <w:marTop w:val="0"/>
      <w:marBottom w:val="0"/>
      <w:divBdr>
        <w:top w:val="none" w:sz="0" w:space="0" w:color="auto"/>
        <w:left w:val="none" w:sz="0" w:space="0" w:color="auto"/>
        <w:bottom w:val="none" w:sz="0" w:space="0" w:color="auto"/>
        <w:right w:val="none" w:sz="0" w:space="0" w:color="auto"/>
      </w:divBdr>
    </w:div>
    <w:div w:id="109904136">
      <w:bodyDiv w:val="1"/>
      <w:marLeft w:val="0"/>
      <w:marRight w:val="0"/>
      <w:marTop w:val="0"/>
      <w:marBottom w:val="0"/>
      <w:divBdr>
        <w:top w:val="none" w:sz="0" w:space="0" w:color="auto"/>
        <w:left w:val="none" w:sz="0" w:space="0" w:color="auto"/>
        <w:bottom w:val="none" w:sz="0" w:space="0" w:color="auto"/>
        <w:right w:val="none" w:sz="0" w:space="0" w:color="auto"/>
      </w:divBdr>
    </w:div>
    <w:div w:id="139663290">
      <w:bodyDiv w:val="1"/>
      <w:marLeft w:val="0"/>
      <w:marRight w:val="0"/>
      <w:marTop w:val="0"/>
      <w:marBottom w:val="0"/>
      <w:divBdr>
        <w:top w:val="none" w:sz="0" w:space="0" w:color="auto"/>
        <w:left w:val="none" w:sz="0" w:space="0" w:color="auto"/>
        <w:bottom w:val="none" w:sz="0" w:space="0" w:color="auto"/>
        <w:right w:val="none" w:sz="0" w:space="0" w:color="auto"/>
      </w:divBdr>
    </w:div>
    <w:div w:id="158814647">
      <w:bodyDiv w:val="1"/>
      <w:marLeft w:val="0"/>
      <w:marRight w:val="0"/>
      <w:marTop w:val="0"/>
      <w:marBottom w:val="0"/>
      <w:divBdr>
        <w:top w:val="none" w:sz="0" w:space="0" w:color="auto"/>
        <w:left w:val="none" w:sz="0" w:space="0" w:color="auto"/>
        <w:bottom w:val="none" w:sz="0" w:space="0" w:color="auto"/>
        <w:right w:val="none" w:sz="0" w:space="0" w:color="auto"/>
      </w:divBdr>
    </w:div>
    <w:div w:id="176581872">
      <w:bodyDiv w:val="1"/>
      <w:marLeft w:val="0"/>
      <w:marRight w:val="0"/>
      <w:marTop w:val="0"/>
      <w:marBottom w:val="0"/>
      <w:divBdr>
        <w:top w:val="none" w:sz="0" w:space="0" w:color="auto"/>
        <w:left w:val="none" w:sz="0" w:space="0" w:color="auto"/>
        <w:bottom w:val="none" w:sz="0" w:space="0" w:color="auto"/>
        <w:right w:val="none" w:sz="0" w:space="0" w:color="auto"/>
      </w:divBdr>
    </w:div>
    <w:div w:id="181094361">
      <w:bodyDiv w:val="1"/>
      <w:marLeft w:val="0"/>
      <w:marRight w:val="0"/>
      <w:marTop w:val="0"/>
      <w:marBottom w:val="0"/>
      <w:divBdr>
        <w:top w:val="none" w:sz="0" w:space="0" w:color="auto"/>
        <w:left w:val="none" w:sz="0" w:space="0" w:color="auto"/>
        <w:bottom w:val="none" w:sz="0" w:space="0" w:color="auto"/>
        <w:right w:val="none" w:sz="0" w:space="0" w:color="auto"/>
      </w:divBdr>
    </w:div>
    <w:div w:id="193422452">
      <w:bodyDiv w:val="1"/>
      <w:marLeft w:val="0"/>
      <w:marRight w:val="0"/>
      <w:marTop w:val="0"/>
      <w:marBottom w:val="0"/>
      <w:divBdr>
        <w:top w:val="none" w:sz="0" w:space="0" w:color="auto"/>
        <w:left w:val="none" w:sz="0" w:space="0" w:color="auto"/>
        <w:bottom w:val="none" w:sz="0" w:space="0" w:color="auto"/>
        <w:right w:val="none" w:sz="0" w:space="0" w:color="auto"/>
      </w:divBdr>
    </w:div>
    <w:div w:id="217404596">
      <w:bodyDiv w:val="1"/>
      <w:marLeft w:val="0"/>
      <w:marRight w:val="0"/>
      <w:marTop w:val="0"/>
      <w:marBottom w:val="0"/>
      <w:divBdr>
        <w:top w:val="none" w:sz="0" w:space="0" w:color="auto"/>
        <w:left w:val="none" w:sz="0" w:space="0" w:color="auto"/>
        <w:bottom w:val="none" w:sz="0" w:space="0" w:color="auto"/>
        <w:right w:val="none" w:sz="0" w:space="0" w:color="auto"/>
      </w:divBdr>
    </w:div>
    <w:div w:id="256522483">
      <w:bodyDiv w:val="1"/>
      <w:marLeft w:val="0"/>
      <w:marRight w:val="0"/>
      <w:marTop w:val="0"/>
      <w:marBottom w:val="0"/>
      <w:divBdr>
        <w:top w:val="none" w:sz="0" w:space="0" w:color="auto"/>
        <w:left w:val="none" w:sz="0" w:space="0" w:color="auto"/>
        <w:bottom w:val="none" w:sz="0" w:space="0" w:color="auto"/>
        <w:right w:val="none" w:sz="0" w:space="0" w:color="auto"/>
      </w:divBdr>
    </w:div>
    <w:div w:id="298264657">
      <w:bodyDiv w:val="1"/>
      <w:marLeft w:val="0"/>
      <w:marRight w:val="0"/>
      <w:marTop w:val="0"/>
      <w:marBottom w:val="0"/>
      <w:divBdr>
        <w:top w:val="none" w:sz="0" w:space="0" w:color="auto"/>
        <w:left w:val="none" w:sz="0" w:space="0" w:color="auto"/>
        <w:bottom w:val="none" w:sz="0" w:space="0" w:color="auto"/>
        <w:right w:val="none" w:sz="0" w:space="0" w:color="auto"/>
      </w:divBdr>
    </w:div>
    <w:div w:id="345637246">
      <w:bodyDiv w:val="1"/>
      <w:marLeft w:val="0"/>
      <w:marRight w:val="0"/>
      <w:marTop w:val="0"/>
      <w:marBottom w:val="0"/>
      <w:divBdr>
        <w:top w:val="none" w:sz="0" w:space="0" w:color="auto"/>
        <w:left w:val="none" w:sz="0" w:space="0" w:color="auto"/>
        <w:bottom w:val="none" w:sz="0" w:space="0" w:color="auto"/>
        <w:right w:val="none" w:sz="0" w:space="0" w:color="auto"/>
      </w:divBdr>
    </w:div>
    <w:div w:id="352808414">
      <w:bodyDiv w:val="1"/>
      <w:marLeft w:val="0"/>
      <w:marRight w:val="0"/>
      <w:marTop w:val="0"/>
      <w:marBottom w:val="0"/>
      <w:divBdr>
        <w:top w:val="none" w:sz="0" w:space="0" w:color="auto"/>
        <w:left w:val="none" w:sz="0" w:space="0" w:color="auto"/>
        <w:bottom w:val="none" w:sz="0" w:space="0" w:color="auto"/>
        <w:right w:val="none" w:sz="0" w:space="0" w:color="auto"/>
      </w:divBdr>
    </w:div>
    <w:div w:id="361252071">
      <w:bodyDiv w:val="1"/>
      <w:marLeft w:val="0"/>
      <w:marRight w:val="0"/>
      <w:marTop w:val="0"/>
      <w:marBottom w:val="0"/>
      <w:divBdr>
        <w:top w:val="none" w:sz="0" w:space="0" w:color="auto"/>
        <w:left w:val="none" w:sz="0" w:space="0" w:color="auto"/>
        <w:bottom w:val="none" w:sz="0" w:space="0" w:color="auto"/>
        <w:right w:val="none" w:sz="0" w:space="0" w:color="auto"/>
      </w:divBdr>
    </w:div>
    <w:div w:id="370571224">
      <w:bodyDiv w:val="1"/>
      <w:marLeft w:val="0"/>
      <w:marRight w:val="0"/>
      <w:marTop w:val="0"/>
      <w:marBottom w:val="0"/>
      <w:divBdr>
        <w:top w:val="none" w:sz="0" w:space="0" w:color="auto"/>
        <w:left w:val="none" w:sz="0" w:space="0" w:color="auto"/>
        <w:bottom w:val="none" w:sz="0" w:space="0" w:color="auto"/>
        <w:right w:val="none" w:sz="0" w:space="0" w:color="auto"/>
      </w:divBdr>
    </w:div>
    <w:div w:id="370692475">
      <w:bodyDiv w:val="1"/>
      <w:marLeft w:val="0"/>
      <w:marRight w:val="0"/>
      <w:marTop w:val="0"/>
      <w:marBottom w:val="0"/>
      <w:divBdr>
        <w:top w:val="none" w:sz="0" w:space="0" w:color="auto"/>
        <w:left w:val="none" w:sz="0" w:space="0" w:color="auto"/>
        <w:bottom w:val="none" w:sz="0" w:space="0" w:color="auto"/>
        <w:right w:val="none" w:sz="0" w:space="0" w:color="auto"/>
      </w:divBdr>
    </w:div>
    <w:div w:id="394820596">
      <w:bodyDiv w:val="1"/>
      <w:marLeft w:val="0"/>
      <w:marRight w:val="0"/>
      <w:marTop w:val="0"/>
      <w:marBottom w:val="0"/>
      <w:divBdr>
        <w:top w:val="none" w:sz="0" w:space="0" w:color="auto"/>
        <w:left w:val="none" w:sz="0" w:space="0" w:color="auto"/>
        <w:bottom w:val="none" w:sz="0" w:space="0" w:color="auto"/>
        <w:right w:val="none" w:sz="0" w:space="0" w:color="auto"/>
      </w:divBdr>
    </w:div>
    <w:div w:id="399447136">
      <w:bodyDiv w:val="1"/>
      <w:marLeft w:val="0"/>
      <w:marRight w:val="0"/>
      <w:marTop w:val="0"/>
      <w:marBottom w:val="0"/>
      <w:divBdr>
        <w:top w:val="none" w:sz="0" w:space="0" w:color="auto"/>
        <w:left w:val="none" w:sz="0" w:space="0" w:color="auto"/>
        <w:bottom w:val="none" w:sz="0" w:space="0" w:color="auto"/>
        <w:right w:val="none" w:sz="0" w:space="0" w:color="auto"/>
      </w:divBdr>
    </w:div>
    <w:div w:id="439882142">
      <w:bodyDiv w:val="1"/>
      <w:marLeft w:val="0"/>
      <w:marRight w:val="0"/>
      <w:marTop w:val="0"/>
      <w:marBottom w:val="0"/>
      <w:divBdr>
        <w:top w:val="none" w:sz="0" w:space="0" w:color="auto"/>
        <w:left w:val="none" w:sz="0" w:space="0" w:color="auto"/>
        <w:bottom w:val="none" w:sz="0" w:space="0" w:color="auto"/>
        <w:right w:val="none" w:sz="0" w:space="0" w:color="auto"/>
      </w:divBdr>
    </w:div>
    <w:div w:id="469057184">
      <w:bodyDiv w:val="1"/>
      <w:marLeft w:val="0"/>
      <w:marRight w:val="0"/>
      <w:marTop w:val="0"/>
      <w:marBottom w:val="0"/>
      <w:divBdr>
        <w:top w:val="none" w:sz="0" w:space="0" w:color="auto"/>
        <w:left w:val="none" w:sz="0" w:space="0" w:color="auto"/>
        <w:bottom w:val="none" w:sz="0" w:space="0" w:color="auto"/>
        <w:right w:val="none" w:sz="0" w:space="0" w:color="auto"/>
      </w:divBdr>
    </w:div>
    <w:div w:id="473178732">
      <w:bodyDiv w:val="1"/>
      <w:marLeft w:val="0"/>
      <w:marRight w:val="0"/>
      <w:marTop w:val="0"/>
      <w:marBottom w:val="0"/>
      <w:divBdr>
        <w:top w:val="none" w:sz="0" w:space="0" w:color="auto"/>
        <w:left w:val="none" w:sz="0" w:space="0" w:color="auto"/>
        <w:bottom w:val="none" w:sz="0" w:space="0" w:color="auto"/>
        <w:right w:val="none" w:sz="0" w:space="0" w:color="auto"/>
      </w:divBdr>
    </w:div>
    <w:div w:id="475873672">
      <w:bodyDiv w:val="1"/>
      <w:marLeft w:val="0"/>
      <w:marRight w:val="0"/>
      <w:marTop w:val="0"/>
      <w:marBottom w:val="0"/>
      <w:divBdr>
        <w:top w:val="none" w:sz="0" w:space="0" w:color="auto"/>
        <w:left w:val="none" w:sz="0" w:space="0" w:color="auto"/>
        <w:bottom w:val="none" w:sz="0" w:space="0" w:color="auto"/>
        <w:right w:val="none" w:sz="0" w:space="0" w:color="auto"/>
      </w:divBdr>
    </w:div>
    <w:div w:id="476998909">
      <w:bodyDiv w:val="1"/>
      <w:marLeft w:val="0"/>
      <w:marRight w:val="0"/>
      <w:marTop w:val="0"/>
      <w:marBottom w:val="0"/>
      <w:divBdr>
        <w:top w:val="none" w:sz="0" w:space="0" w:color="auto"/>
        <w:left w:val="none" w:sz="0" w:space="0" w:color="auto"/>
        <w:bottom w:val="none" w:sz="0" w:space="0" w:color="auto"/>
        <w:right w:val="none" w:sz="0" w:space="0" w:color="auto"/>
      </w:divBdr>
    </w:div>
    <w:div w:id="501315877">
      <w:bodyDiv w:val="1"/>
      <w:marLeft w:val="0"/>
      <w:marRight w:val="0"/>
      <w:marTop w:val="0"/>
      <w:marBottom w:val="0"/>
      <w:divBdr>
        <w:top w:val="none" w:sz="0" w:space="0" w:color="auto"/>
        <w:left w:val="none" w:sz="0" w:space="0" w:color="auto"/>
        <w:bottom w:val="none" w:sz="0" w:space="0" w:color="auto"/>
        <w:right w:val="none" w:sz="0" w:space="0" w:color="auto"/>
      </w:divBdr>
    </w:div>
    <w:div w:id="525869532">
      <w:bodyDiv w:val="1"/>
      <w:marLeft w:val="0"/>
      <w:marRight w:val="0"/>
      <w:marTop w:val="0"/>
      <w:marBottom w:val="0"/>
      <w:divBdr>
        <w:top w:val="none" w:sz="0" w:space="0" w:color="auto"/>
        <w:left w:val="none" w:sz="0" w:space="0" w:color="auto"/>
        <w:bottom w:val="none" w:sz="0" w:space="0" w:color="auto"/>
        <w:right w:val="none" w:sz="0" w:space="0" w:color="auto"/>
      </w:divBdr>
    </w:div>
    <w:div w:id="529339347">
      <w:bodyDiv w:val="1"/>
      <w:marLeft w:val="0"/>
      <w:marRight w:val="0"/>
      <w:marTop w:val="0"/>
      <w:marBottom w:val="0"/>
      <w:divBdr>
        <w:top w:val="none" w:sz="0" w:space="0" w:color="auto"/>
        <w:left w:val="none" w:sz="0" w:space="0" w:color="auto"/>
        <w:bottom w:val="none" w:sz="0" w:space="0" w:color="auto"/>
        <w:right w:val="none" w:sz="0" w:space="0" w:color="auto"/>
      </w:divBdr>
    </w:div>
    <w:div w:id="532419940">
      <w:bodyDiv w:val="1"/>
      <w:marLeft w:val="0"/>
      <w:marRight w:val="0"/>
      <w:marTop w:val="0"/>
      <w:marBottom w:val="0"/>
      <w:divBdr>
        <w:top w:val="none" w:sz="0" w:space="0" w:color="auto"/>
        <w:left w:val="none" w:sz="0" w:space="0" w:color="auto"/>
        <w:bottom w:val="none" w:sz="0" w:space="0" w:color="auto"/>
        <w:right w:val="none" w:sz="0" w:space="0" w:color="auto"/>
      </w:divBdr>
    </w:div>
    <w:div w:id="534006712">
      <w:bodyDiv w:val="1"/>
      <w:marLeft w:val="0"/>
      <w:marRight w:val="0"/>
      <w:marTop w:val="0"/>
      <w:marBottom w:val="0"/>
      <w:divBdr>
        <w:top w:val="none" w:sz="0" w:space="0" w:color="auto"/>
        <w:left w:val="none" w:sz="0" w:space="0" w:color="auto"/>
        <w:bottom w:val="none" w:sz="0" w:space="0" w:color="auto"/>
        <w:right w:val="none" w:sz="0" w:space="0" w:color="auto"/>
      </w:divBdr>
    </w:div>
    <w:div w:id="580867012">
      <w:bodyDiv w:val="1"/>
      <w:marLeft w:val="0"/>
      <w:marRight w:val="0"/>
      <w:marTop w:val="0"/>
      <w:marBottom w:val="0"/>
      <w:divBdr>
        <w:top w:val="none" w:sz="0" w:space="0" w:color="auto"/>
        <w:left w:val="none" w:sz="0" w:space="0" w:color="auto"/>
        <w:bottom w:val="none" w:sz="0" w:space="0" w:color="auto"/>
        <w:right w:val="none" w:sz="0" w:space="0" w:color="auto"/>
      </w:divBdr>
    </w:div>
    <w:div w:id="612638194">
      <w:bodyDiv w:val="1"/>
      <w:marLeft w:val="0"/>
      <w:marRight w:val="0"/>
      <w:marTop w:val="0"/>
      <w:marBottom w:val="0"/>
      <w:divBdr>
        <w:top w:val="none" w:sz="0" w:space="0" w:color="auto"/>
        <w:left w:val="none" w:sz="0" w:space="0" w:color="auto"/>
        <w:bottom w:val="none" w:sz="0" w:space="0" w:color="auto"/>
        <w:right w:val="none" w:sz="0" w:space="0" w:color="auto"/>
      </w:divBdr>
    </w:div>
    <w:div w:id="652224811">
      <w:bodyDiv w:val="1"/>
      <w:marLeft w:val="0"/>
      <w:marRight w:val="0"/>
      <w:marTop w:val="0"/>
      <w:marBottom w:val="0"/>
      <w:divBdr>
        <w:top w:val="none" w:sz="0" w:space="0" w:color="auto"/>
        <w:left w:val="none" w:sz="0" w:space="0" w:color="auto"/>
        <w:bottom w:val="none" w:sz="0" w:space="0" w:color="auto"/>
        <w:right w:val="none" w:sz="0" w:space="0" w:color="auto"/>
      </w:divBdr>
    </w:div>
    <w:div w:id="660544704">
      <w:bodyDiv w:val="1"/>
      <w:marLeft w:val="0"/>
      <w:marRight w:val="0"/>
      <w:marTop w:val="0"/>
      <w:marBottom w:val="0"/>
      <w:divBdr>
        <w:top w:val="none" w:sz="0" w:space="0" w:color="auto"/>
        <w:left w:val="none" w:sz="0" w:space="0" w:color="auto"/>
        <w:bottom w:val="none" w:sz="0" w:space="0" w:color="auto"/>
        <w:right w:val="none" w:sz="0" w:space="0" w:color="auto"/>
      </w:divBdr>
    </w:div>
    <w:div w:id="665858804">
      <w:bodyDiv w:val="1"/>
      <w:marLeft w:val="0"/>
      <w:marRight w:val="0"/>
      <w:marTop w:val="0"/>
      <w:marBottom w:val="0"/>
      <w:divBdr>
        <w:top w:val="none" w:sz="0" w:space="0" w:color="auto"/>
        <w:left w:val="none" w:sz="0" w:space="0" w:color="auto"/>
        <w:bottom w:val="none" w:sz="0" w:space="0" w:color="auto"/>
        <w:right w:val="none" w:sz="0" w:space="0" w:color="auto"/>
      </w:divBdr>
    </w:div>
    <w:div w:id="666708074">
      <w:bodyDiv w:val="1"/>
      <w:marLeft w:val="0"/>
      <w:marRight w:val="0"/>
      <w:marTop w:val="0"/>
      <w:marBottom w:val="0"/>
      <w:divBdr>
        <w:top w:val="none" w:sz="0" w:space="0" w:color="auto"/>
        <w:left w:val="none" w:sz="0" w:space="0" w:color="auto"/>
        <w:bottom w:val="none" w:sz="0" w:space="0" w:color="auto"/>
        <w:right w:val="none" w:sz="0" w:space="0" w:color="auto"/>
      </w:divBdr>
    </w:div>
    <w:div w:id="715739410">
      <w:bodyDiv w:val="1"/>
      <w:marLeft w:val="0"/>
      <w:marRight w:val="0"/>
      <w:marTop w:val="0"/>
      <w:marBottom w:val="0"/>
      <w:divBdr>
        <w:top w:val="none" w:sz="0" w:space="0" w:color="auto"/>
        <w:left w:val="none" w:sz="0" w:space="0" w:color="auto"/>
        <w:bottom w:val="none" w:sz="0" w:space="0" w:color="auto"/>
        <w:right w:val="none" w:sz="0" w:space="0" w:color="auto"/>
      </w:divBdr>
    </w:div>
    <w:div w:id="720709451">
      <w:bodyDiv w:val="1"/>
      <w:marLeft w:val="0"/>
      <w:marRight w:val="0"/>
      <w:marTop w:val="0"/>
      <w:marBottom w:val="0"/>
      <w:divBdr>
        <w:top w:val="none" w:sz="0" w:space="0" w:color="auto"/>
        <w:left w:val="none" w:sz="0" w:space="0" w:color="auto"/>
        <w:bottom w:val="none" w:sz="0" w:space="0" w:color="auto"/>
        <w:right w:val="none" w:sz="0" w:space="0" w:color="auto"/>
      </w:divBdr>
    </w:div>
    <w:div w:id="723723340">
      <w:bodyDiv w:val="1"/>
      <w:marLeft w:val="0"/>
      <w:marRight w:val="0"/>
      <w:marTop w:val="0"/>
      <w:marBottom w:val="0"/>
      <w:divBdr>
        <w:top w:val="none" w:sz="0" w:space="0" w:color="auto"/>
        <w:left w:val="none" w:sz="0" w:space="0" w:color="auto"/>
        <w:bottom w:val="none" w:sz="0" w:space="0" w:color="auto"/>
        <w:right w:val="none" w:sz="0" w:space="0" w:color="auto"/>
      </w:divBdr>
    </w:div>
    <w:div w:id="735512270">
      <w:bodyDiv w:val="1"/>
      <w:marLeft w:val="0"/>
      <w:marRight w:val="0"/>
      <w:marTop w:val="0"/>
      <w:marBottom w:val="0"/>
      <w:divBdr>
        <w:top w:val="none" w:sz="0" w:space="0" w:color="auto"/>
        <w:left w:val="none" w:sz="0" w:space="0" w:color="auto"/>
        <w:bottom w:val="none" w:sz="0" w:space="0" w:color="auto"/>
        <w:right w:val="none" w:sz="0" w:space="0" w:color="auto"/>
      </w:divBdr>
    </w:div>
    <w:div w:id="748815864">
      <w:bodyDiv w:val="1"/>
      <w:marLeft w:val="0"/>
      <w:marRight w:val="0"/>
      <w:marTop w:val="0"/>
      <w:marBottom w:val="0"/>
      <w:divBdr>
        <w:top w:val="none" w:sz="0" w:space="0" w:color="auto"/>
        <w:left w:val="none" w:sz="0" w:space="0" w:color="auto"/>
        <w:bottom w:val="none" w:sz="0" w:space="0" w:color="auto"/>
        <w:right w:val="none" w:sz="0" w:space="0" w:color="auto"/>
      </w:divBdr>
    </w:div>
    <w:div w:id="754744768">
      <w:bodyDiv w:val="1"/>
      <w:marLeft w:val="0"/>
      <w:marRight w:val="0"/>
      <w:marTop w:val="0"/>
      <w:marBottom w:val="0"/>
      <w:divBdr>
        <w:top w:val="none" w:sz="0" w:space="0" w:color="auto"/>
        <w:left w:val="none" w:sz="0" w:space="0" w:color="auto"/>
        <w:bottom w:val="none" w:sz="0" w:space="0" w:color="auto"/>
        <w:right w:val="none" w:sz="0" w:space="0" w:color="auto"/>
      </w:divBdr>
    </w:div>
    <w:div w:id="850949288">
      <w:bodyDiv w:val="1"/>
      <w:marLeft w:val="0"/>
      <w:marRight w:val="0"/>
      <w:marTop w:val="0"/>
      <w:marBottom w:val="0"/>
      <w:divBdr>
        <w:top w:val="none" w:sz="0" w:space="0" w:color="auto"/>
        <w:left w:val="none" w:sz="0" w:space="0" w:color="auto"/>
        <w:bottom w:val="none" w:sz="0" w:space="0" w:color="auto"/>
        <w:right w:val="none" w:sz="0" w:space="0" w:color="auto"/>
      </w:divBdr>
    </w:div>
    <w:div w:id="861672754">
      <w:bodyDiv w:val="1"/>
      <w:marLeft w:val="0"/>
      <w:marRight w:val="0"/>
      <w:marTop w:val="0"/>
      <w:marBottom w:val="0"/>
      <w:divBdr>
        <w:top w:val="none" w:sz="0" w:space="0" w:color="auto"/>
        <w:left w:val="none" w:sz="0" w:space="0" w:color="auto"/>
        <w:bottom w:val="none" w:sz="0" w:space="0" w:color="auto"/>
        <w:right w:val="none" w:sz="0" w:space="0" w:color="auto"/>
      </w:divBdr>
    </w:div>
    <w:div w:id="888420318">
      <w:bodyDiv w:val="1"/>
      <w:marLeft w:val="0"/>
      <w:marRight w:val="0"/>
      <w:marTop w:val="0"/>
      <w:marBottom w:val="0"/>
      <w:divBdr>
        <w:top w:val="none" w:sz="0" w:space="0" w:color="auto"/>
        <w:left w:val="none" w:sz="0" w:space="0" w:color="auto"/>
        <w:bottom w:val="none" w:sz="0" w:space="0" w:color="auto"/>
        <w:right w:val="none" w:sz="0" w:space="0" w:color="auto"/>
      </w:divBdr>
    </w:div>
    <w:div w:id="889655042">
      <w:bodyDiv w:val="1"/>
      <w:marLeft w:val="0"/>
      <w:marRight w:val="0"/>
      <w:marTop w:val="0"/>
      <w:marBottom w:val="0"/>
      <w:divBdr>
        <w:top w:val="none" w:sz="0" w:space="0" w:color="auto"/>
        <w:left w:val="none" w:sz="0" w:space="0" w:color="auto"/>
        <w:bottom w:val="none" w:sz="0" w:space="0" w:color="auto"/>
        <w:right w:val="none" w:sz="0" w:space="0" w:color="auto"/>
      </w:divBdr>
    </w:div>
    <w:div w:id="934287281">
      <w:bodyDiv w:val="1"/>
      <w:marLeft w:val="0"/>
      <w:marRight w:val="0"/>
      <w:marTop w:val="0"/>
      <w:marBottom w:val="0"/>
      <w:divBdr>
        <w:top w:val="none" w:sz="0" w:space="0" w:color="auto"/>
        <w:left w:val="none" w:sz="0" w:space="0" w:color="auto"/>
        <w:bottom w:val="none" w:sz="0" w:space="0" w:color="auto"/>
        <w:right w:val="none" w:sz="0" w:space="0" w:color="auto"/>
      </w:divBdr>
    </w:div>
    <w:div w:id="935214491">
      <w:bodyDiv w:val="1"/>
      <w:marLeft w:val="0"/>
      <w:marRight w:val="0"/>
      <w:marTop w:val="0"/>
      <w:marBottom w:val="0"/>
      <w:divBdr>
        <w:top w:val="none" w:sz="0" w:space="0" w:color="auto"/>
        <w:left w:val="none" w:sz="0" w:space="0" w:color="auto"/>
        <w:bottom w:val="none" w:sz="0" w:space="0" w:color="auto"/>
        <w:right w:val="none" w:sz="0" w:space="0" w:color="auto"/>
      </w:divBdr>
    </w:div>
    <w:div w:id="936786307">
      <w:bodyDiv w:val="1"/>
      <w:marLeft w:val="0"/>
      <w:marRight w:val="0"/>
      <w:marTop w:val="0"/>
      <w:marBottom w:val="0"/>
      <w:divBdr>
        <w:top w:val="none" w:sz="0" w:space="0" w:color="auto"/>
        <w:left w:val="none" w:sz="0" w:space="0" w:color="auto"/>
        <w:bottom w:val="none" w:sz="0" w:space="0" w:color="auto"/>
        <w:right w:val="none" w:sz="0" w:space="0" w:color="auto"/>
      </w:divBdr>
    </w:div>
    <w:div w:id="939408942">
      <w:bodyDiv w:val="1"/>
      <w:marLeft w:val="0"/>
      <w:marRight w:val="0"/>
      <w:marTop w:val="0"/>
      <w:marBottom w:val="0"/>
      <w:divBdr>
        <w:top w:val="none" w:sz="0" w:space="0" w:color="auto"/>
        <w:left w:val="none" w:sz="0" w:space="0" w:color="auto"/>
        <w:bottom w:val="none" w:sz="0" w:space="0" w:color="auto"/>
        <w:right w:val="none" w:sz="0" w:space="0" w:color="auto"/>
      </w:divBdr>
    </w:div>
    <w:div w:id="962155112">
      <w:bodyDiv w:val="1"/>
      <w:marLeft w:val="0"/>
      <w:marRight w:val="0"/>
      <w:marTop w:val="0"/>
      <w:marBottom w:val="0"/>
      <w:divBdr>
        <w:top w:val="none" w:sz="0" w:space="0" w:color="auto"/>
        <w:left w:val="none" w:sz="0" w:space="0" w:color="auto"/>
        <w:bottom w:val="none" w:sz="0" w:space="0" w:color="auto"/>
        <w:right w:val="none" w:sz="0" w:space="0" w:color="auto"/>
      </w:divBdr>
    </w:div>
    <w:div w:id="975135882">
      <w:bodyDiv w:val="1"/>
      <w:marLeft w:val="0"/>
      <w:marRight w:val="0"/>
      <w:marTop w:val="0"/>
      <w:marBottom w:val="0"/>
      <w:divBdr>
        <w:top w:val="none" w:sz="0" w:space="0" w:color="auto"/>
        <w:left w:val="none" w:sz="0" w:space="0" w:color="auto"/>
        <w:bottom w:val="none" w:sz="0" w:space="0" w:color="auto"/>
        <w:right w:val="none" w:sz="0" w:space="0" w:color="auto"/>
      </w:divBdr>
    </w:div>
    <w:div w:id="977150872">
      <w:bodyDiv w:val="1"/>
      <w:marLeft w:val="0"/>
      <w:marRight w:val="0"/>
      <w:marTop w:val="0"/>
      <w:marBottom w:val="0"/>
      <w:divBdr>
        <w:top w:val="none" w:sz="0" w:space="0" w:color="auto"/>
        <w:left w:val="none" w:sz="0" w:space="0" w:color="auto"/>
        <w:bottom w:val="none" w:sz="0" w:space="0" w:color="auto"/>
        <w:right w:val="none" w:sz="0" w:space="0" w:color="auto"/>
      </w:divBdr>
    </w:div>
    <w:div w:id="1011220869">
      <w:bodyDiv w:val="1"/>
      <w:marLeft w:val="0"/>
      <w:marRight w:val="0"/>
      <w:marTop w:val="0"/>
      <w:marBottom w:val="0"/>
      <w:divBdr>
        <w:top w:val="none" w:sz="0" w:space="0" w:color="auto"/>
        <w:left w:val="none" w:sz="0" w:space="0" w:color="auto"/>
        <w:bottom w:val="none" w:sz="0" w:space="0" w:color="auto"/>
        <w:right w:val="none" w:sz="0" w:space="0" w:color="auto"/>
      </w:divBdr>
    </w:div>
    <w:div w:id="1035958786">
      <w:bodyDiv w:val="1"/>
      <w:marLeft w:val="0"/>
      <w:marRight w:val="0"/>
      <w:marTop w:val="0"/>
      <w:marBottom w:val="0"/>
      <w:divBdr>
        <w:top w:val="none" w:sz="0" w:space="0" w:color="auto"/>
        <w:left w:val="none" w:sz="0" w:space="0" w:color="auto"/>
        <w:bottom w:val="none" w:sz="0" w:space="0" w:color="auto"/>
        <w:right w:val="none" w:sz="0" w:space="0" w:color="auto"/>
      </w:divBdr>
    </w:div>
    <w:div w:id="1036924418">
      <w:bodyDiv w:val="1"/>
      <w:marLeft w:val="0"/>
      <w:marRight w:val="0"/>
      <w:marTop w:val="0"/>
      <w:marBottom w:val="0"/>
      <w:divBdr>
        <w:top w:val="none" w:sz="0" w:space="0" w:color="auto"/>
        <w:left w:val="none" w:sz="0" w:space="0" w:color="auto"/>
        <w:bottom w:val="none" w:sz="0" w:space="0" w:color="auto"/>
        <w:right w:val="none" w:sz="0" w:space="0" w:color="auto"/>
      </w:divBdr>
    </w:div>
    <w:div w:id="1097335366">
      <w:bodyDiv w:val="1"/>
      <w:marLeft w:val="0"/>
      <w:marRight w:val="0"/>
      <w:marTop w:val="0"/>
      <w:marBottom w:val="0"/>
      <w:divBdr>
        <w:top w:val="none" w:sz="0" w:space="0" w:color="auto"/>
        <w:left w:val="none" w:sz="0" w:space="0" w:color="auto"/>
        <w:bottom w:val="none" w:sz="0" w:space="0" w:color="auto"/>
        <w:right w:val="none" w:sz="0" w:space="0" w:color="auto"/>
      </w:divBdr>
    </w:div>
    <w:div w:id="1113591725">
      <w:bodyDiv w:val="1"/>
      <w:marLeft w:val="0"/>
      <w:marRight w:val="0"/>
      <w:marTop w:val="0"/>
      <w:marBottom w:val="0"/>
      <w:divBdr>
        <w:top w:val="none" w:sz="0" w:space="0" w:color="auto"/>
        <w:left w:val="none" w:sz="0" w:space="0" w:color="auto"/>
        <w:bottom w:val="none" w:sz="0" w:space="0" w:color="auto"/>
        <w:right w:val="none" w:sz="0" w:space="0" w:color="auto"/>
      </w:divBdr>
    </w:div>
    <w:div w:id="1116489396">
      <w:bodyDiv w:val="1"/>
      <w:marLeft w:val="0"/>
      <w:marRight w:val="0"/>
      <w:marTop w:val="0"/>
      <w:marBottom w:val="0"/>
      <w:divBdr>
        <w:top w:val="none" w:sz="0" w:space="0" w:color="auto"/>
        <w:left w:val="none" w:sz="0" w:space="0" w:color="auto"/>
        <w:bottom w:val="none" w:sz="0" w:space="0" w:color="auto"/>
        <w:right w:val="none" w:sz="0" w:space="0" w:color="auto"/>
      </w:divBdr>
    </w:div>
    <w:div w:id="1134908394">
      <w:bodyDiv w:val="1"/>
      <w:marLeft w:val="0"/>
      <w:marRight w:val="0"/>
      <w:marTop w:val="0"/>
      <w:marBottom w:val="0"/>
      <w:divBdr>
        <w:top w:val="none" w:sz="0" w:space="0" w:color="auto"/>
        <w:left w:val="none" w:sz="0" w:space="0" w:color="auto"/>
        <w:bottom w:val="none" w:sz="0" w:space="0" w:color="auto"/>
        <w:right w:val="none" w:sz="0" w:space="0" w:color="auto"/>
      </w:divBdr>
    </w:div>
    <w:div w:id="1164782008">
      <w:bodyDiv w:val="1"/>
      <w:marLeft w:val="0"/>
      <w:marRight w:val="0"/>
      <w:marTop w:val="0"/>
      <w:marBottom w:val="0"/>
      <w:divBdr>
        <w:top w:val="none" w:sz="0" w:space="0" w:color="auto"/>
        <w:left w:val="none" w:sz="0" w:space="0" w:color="auto"/>
        <w:bottom w:val="none" w:sz="0" w:space="0" w:color="auto"/>
        <w:right w:val="none" w:sz="0" w:space="0" w:color="auto"/>
      </w:divBdr>
    </w:div>
    <w:div w:id="1205211261">
      <w:bodyDiv w:val="1"/>
      <w:marLeft w:val="0"/>
      <w:marRight w:val="0"/>
      <w:marTop w:val="0"/>
      <w:marBottom w:val="0"/>
      <w:divBdr>
        <w:top w:val="none" w:sz="0" w:space="0" w:color="auto"/>
        <w:left w:val="none" w:sz="0" w:space="0" w:color="auto"/>
        <w:bottom w:val="none" w:sz="0" w:space="0" w:color="auto"/>
        <w:right w:val="none" w:sz="0" w:space="0" w:color="auto"/>
      </w:divBdr>
    </w:div>
    <w:div w:id="1240559873">
      <w:bodyDiv w:val="1"/>
      <w:marLeft w:val="0"/>
      <w:marRight w:val="0"/>
      <w:marTop w:val="0"/>
      <w:marBottom w:val="0"/>
      <w:divBdr>
        <w:top w:val="none" w:sz="0" w:space="0" w:color="auto"/>
        <w:left w:val="none" w:sz="0" w:space="0" w:color="auto"/>
        <w:bottom w:val="none" w:sz="0" w:space="0" w:color="auto"/>
        <w:right w:val="none" w:sz="0" w:space="0" w:color="auto"/>
      </w:divBdr>
    </w:div>
    <w:div w:id="1240602405">
      <w:bodyDiv w:val="1"/>
      <w:marLeft w:val="0"/>
      <w:marRight w:val="0"/>
      <w:marTop w:val="0"/>
      <w:marBottom w:val="0"/>
      <w:divBdr>
        <w:top w:val="none" w:sz="0" w:space="0" w:color="auto"/>
        <w:left w:val="none" w:sz="0" w:space="0" w:color="auto"/>
        <w:bottom w:val="none" w:sz="0" w:space="0" w:color="auto"/>
        <w:right w:val="none" w:sz="0" w:space="0" w:color="auto"/>
      </w:divBdr>
    </w:div>
    <w:div w:id="1255745861">
      <w:bodyDiv w:val="1"/>
      <w:marLeft w:val="0"/>
      <w:marRight w:val="0"/>
      <w:marTop w:val="0"/>
      <w:marBottom w:val="0"/>
      <w:divBdr>
        <w:top w:val="none" w:sz="0" w:space="0" w:color="auto"/>
        <w:left w:val="none" w:sz="0" w:space="0" w:color="auto"/>
        <w:bottom w:val="none" w:sz="0" w:space="0" w:color="auto"/>
        <w:right w:val="none" w:sz="0" w:space="0" w:color="auto"/>
      </w:divBdr>
    </w:div>
    <w:div w:id="1256595807">
      <w:bodyDiv w:val="1"/>
      <w:marLeft w:val="0"/>
      <w:marRight w:val="0"/>
      <w:marTop w:val="0"/>
      <w:marBottom w:val="0"/>
      <w:divBdr>
        <w:top w:val="none" w:sz="0" w:space="0" w:color="auto"/>
        <w:left w:val="none" w:sz="0" w:space="0" w:color="auto"/>
        <w:bottom w:val="none" w:sz="0" w:space="0" w:color="auto"/>
        <w:right w:val="none" w:sz="0" w:space="0" w:color="auto"/>
      </w:divBdr>
    </w:div>
    <w:div w:id="1294096187">
      <w:bodyDiv w:val="1"/>
      <w:marLeft w:val="0"/>
      <w:marRight w:val="0"/>
      <w:marTop w:val="0"/>
      <w:marBottom w:val="0"/>
      <w:divBdr>
        <w:top w:val="none" w:sz="0" w:space="0" w:color="auto"/>
        <w:left w:val="none" w:sz="0" w:space="0" w:color="auto"/>
        <w:bottom w:val="none" w:sz="0" w:space="0" w:color="auto"/>
        <w:right w:val="none" w:sz="0" w:space="0" w:color="auto"/>
      </w:divBdr>
    </w:div>
    <w:div w:id="1306468818">
      <w:bodyDiv w:val="1"/>
      <w:marLeft w:val="0"/>
      <w:marRight w:val="0"/>
      <w:marTop w:val="0"/>
      <w:marBottom w:val="0"/>
      <w:divBdr>
        <w:top w:val="none" w:sz="0" w:space="0" w:color="auto"/>
        <w:left w:val="none" w:sz="0" w:space="0" w:color="auto"/>
        <w:bottom w:val="none" w:sz="0" w:space="0" w:color="auto"/>
        <w:right w:val="none" w:sz="0" w:space="0" w:color="auto"/>
      </w:divBdr>
    </w:div>
    <w:div w:id="1322348329">
      <w:bodyDiv w:val="1"/>
      <w:marLeft w:val="0"/>
      <w:marRight w:val="0"/>
      <w:marTop w:val="0"/>
      <w:marBottom w:val="0"/>
      <w:divBdr>
        <w:top w:val="none" w:sz="0" w:space="0" w:color="auto"/>
        <w:left w:val="none" w:sz="0" w:space="0" w:color="auto"/>
        <w:bottom w:val="none" w:sz="0" w:space="0" w:color="auto"/>
        <w:right w:val="none" w:sz="0" w:space="0" w:color="auto"/>
      </w:divBdr>
    </w:div>
    <w:div w:id="1323505374">
      <w:bodyDiv w:val="1"/>
      <w:marLeft w:val="0"/>
      <w:marRight w:val="0"/>
      <w:marTop w:val="0"/>
      <w:marBottom w:val="0"/>
      <w:divBdr>
        <w:top w:val="none" w:sz="0" w:space="0" w:color="auto"/>
        <w:left w:val="none" w:sz="0" w:space="0" w:color="auto"/>
        <w:bottom w:val="none" w:sz="0" w:space="0" w:color="auto"/>
        <w:right w:val="none" w:sz="0" w:space="0" w:color="auto"/>
      </w:divBdr>
    </w:div>
    <w:div w:id="1331370127">
      <w:bodyDiv w:val="1"/>
      <w:marLeft w:val="0"/>
      <w:marRight w:val="0"/>
      <w:marTop w:val="0"/>
      <w:marBottom w:val="0"/>
      <w:divBdr>
        <w:top w:val="none" w:sz="0" w:space="0" w:color="auto"/>
        <w:left w:val="none" w:sz="0" w:space="0" w:color="auto"/>
        <w:bottom w:val="none" w:sz="0" w:space="0" w:color="auto"/>
        <w:right w:val="none" w:sz="0" w:space="0" w:color="auto"/>
      </w:divBdr>
    </w:div>
    <w:div w:id="1351762628">
      <w:bodyDiv w:val="1"/>
      <w:marLeft w:val="0"/>
      <w:marRight w:val="0"/>
      <w:marTop w:val="0"/>
      <w:marBottom w:val="0"/>
      <w:divBdr>
        <w:top w:val="none" w:sz="0" w:space="0" w:color="auto"/>
        <w:left w:val="none" w:sz="0" w:space="0" w:color="auto"/>
        <w:bottom w:val="none" w:sz="0" w:space="0" w:color="auto"/>
        <w:right w:val="none" w:sz="0" w:space="0" w:color="auto"/>
      </w:divBdr>
    </w:div>
    <w:div w:id="1356687627">
      <w:bodyDiv w:val="1"/>
      <w:marLeft w:val="0"/>
      <w:marRight w:val="0"/>
      <w:marTop w:val="0"/>
      <w:marBottom w:val="0"/>
      <w:divBdr>
        <w:top w:val="none" w:sz="0" w:space="0" w:color="auto"/>
        <w:left w:val="none" w:sz="0" w:space="0" w:color="auto"/>
        <w:bottom w:val="none" w:sz="0" w:space="0" w:color="auto"/>
        <w:right w:val="none" w:sz="0" w:space="0" w:color="auto"/>
      </w:divBdr>
    </w:div>
    <w:div w:id="1359355321">
      <w:bodyDiv w:val="1"/>
      <w:marLeft w:val="0"/>
      <w:marRight w:val="0"/>
      <w:marTop w:val="0"/>
      <w:marBottom w:val="0"/>
      <w:divBdr>
        <w:top w:val="none" w:sz="0" w:space="0" w:color="auto"/>
        <w:left w:val="none" w:sz="0" w:space="0" w:color="auto"/>
        <w:bottom w:val="none" w:sz="0" w:space="0" w:color="auto"/>
        <w:right w:val="none" w:sz="0" w:space="0" w:color="auto"/>
      </w:divBdr>
    </w:div>
    <w:div w:id="1378893922">
      <w:bodyDiv w:val="1"/>
      <w:marLeft w:val="0"/>
      <w:marRight w:val="0"/>
      <w:marTop w:val="0"/>
      <w:marBottom w:val="0"/>
      <w:divBdr>
        <w:top w:val="none" w:sz="0" w:space="0" w:color="auto"/>
        <w:left w:val="none" w:sz="0" w:space="0" w:color="auto"/>
        <w:bottom w:val="none" w:sz="0" w:space="0" w:color="auto"/>
        <w:right w:val="none" w:sz="0" w:space="0" w:color="auto"/>
      </w:divBdr>
    </w:div>
    <w:div w:id="1383483494">
      <w:bodyDiv w:val="1"/>
      <w:marLeft w:val="0"/>
      <w:marRight w:val="0"/>
      <w:marTop w:val="0"/>
      <w:marBottom w:val="0"/>
      <w:divBdr>
        <w:top w:val="none" w:sz="0" w:space="0" w:color="auto"/>
        <w:left w:val="none" w:sz="0" w:space="0" w:color="auto"/>
        <w:bottom w:val="none" w:sz="0" w:space="0" w:color="auto"/>
        <w:right w:val="none" w:sz="0" w:space="0" w:color="auto"/>
      </w:divBdr>
    </w:div>
    <w:div w:id="1408066827">
      <w:bodyDiv w:val="1"/>
      <w:marLeft w:val="0"/>
      <w:marRight w:val="0"/>
      <w:marTop w:val="0"/>
      <w:marBottom w:val="0"/>
      <w:divBdr>
        <w:top w:val="none" w:sz="0" w:space="0" w:color="auto"/>
        <w:left w:val="none" w:sz="0" w:space="0" w:color="auto"/>
        <w:bottom w:val="none" w:sz="0" w:space="0" w:color="auto"/>
        <w:right w:val="none" w:sz="0" w:space="0" w:color="auto"/>
      </w:divBdr>
    </w:div>
    <w:div w:id="1416049419">
      <w:bodyDiv w:val="1"/>
      <w:marLeft w:val="0"/>
      <w:marRight w:val="0"/>
      <w:marTop w:val="0"/>
      <w:marBottom w:val="0"/>
      <w:divBdr>
        <w:top w:val="none" w:sz="0" w:space="0" w:color="auto"/>
        <w:left w:val="none" w:sz="0" w:space="0" w:color="auto"/>
        <w:bottom w:val="none" w:sz="0" w:space="0" w:color="auto"/>
        <w:right w:val="none" w:sz="0" w:space="0" w:color="auto"/>
      </w:divBdr>
    </w:div>
    <w:div w:id="1421028194">
      <w:bodyDiv w:val="1"/>
      <w:marLeft w:val="0"/>
      <w:marRight w:val="0"/>
      <w:marTop w:val="0"/>
      <w:marBottom w:val="0"/>
      <w:divBdr>
        <w:top w:val="none" w:sz="0" w:space="0" w:color="auto"/>
        <w:left w:val="none" w:sz="0" w:space="0" w:color="auto"/>
        <w:bottom w:val="none" w:sz="0" w:space="0" w:color="auto"/>
        <w:right w:val="none" w:sz="0" w:space="0" w:color="auto"/>
      </w:divBdr>
    </w:div>
    <w:div w:id="1428960991">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472090488">
      <w:bodyDiv w:val="1"/>
      <w:marLeft w:val="0"/>
      <w:marRight w:val="0"/>
      <w:marTop w:val="0"/>
      <w:marBottom w:val="0"/>
      <w:divBdr>
        <w:top w:val="none" w:sz="0" w:space="0" w:color="auto"/>
        <w:left w:val="none" w:sz="0" w:space="0" w:color="auto"/>
        <w:bottom w:val="none" w:sz="0" w:space="0" w:color="auto"/>
        <w:right w:val="none" w:sz="0" w:space="0" w:color="auto"/>
      </w:divBdr>
    </w:div>
    <w:div w:id="1482426609">
      <w:bodyDiv w:val="1"/>
      <w:marLeft w:val="0"/>
      <w:marRight w:val="0"/>
      <w:marTop w:val="0"/>
      <w:marBottom w:val="0"/>
      <w:divBdr>
        <w:top w:val="none" w:sz="0" w:space="0" w:color="auto"/>
        <w:left w:val="none" w:sz="0" w:space="0" w:color="auto"/>
        <w:bottom w:val="none" w:sz="0" w:space="0" w:color="auto"/>
        <w:right w:val="none" w:sz="0" w:space="0" w:color="auto"/>
      </w:divBdr>
    </w:div>
    <w:div w:id="1494108606">
      <w:bodyDiv w:val="1"/>
      <w:marLeft w:val="0"/>
      <w:marRight w:val="0"/>
      <w:marTop w:val="0"/>
      <w:marBottom w:val="0"/>
      <w:divBdr>
        <w:top w:val="none" w:sz="0" w:space="0" w:color="auto"/>
        <w:left w:val="none" w:sz="0" w:space="0" w:color="auto"/>
        <w:bottom w:val="none" w:sz="0" w:space="0" w:color="auto"/>
        <w:right w:val="none" w:sz="0" w:space="0" w:color="auto"/>
      </w:divBdr>
    </w:div>
    <w:div w:id="1507553236">
      <w:bodyDiv w:val="1"/>
      <w:marLeft w:val="0"/>
      <w:marRight w:val="0"/>
      <w:marTop w:val="0"/>
      <w:marBottom w:val="0"/>
      <w:divBdr>
        <w:top w:val="none" w:sz="0" w:space="0" w:color="auto"/>
        <w:left w:val="none" w:sz="0" w:space="0" w:color="auto"/>
        <w:bottom w:val="none" w:sz="0" w:space="0" w:color="auto"/>
        <w:right w:val="none" w:sz="0" w:space="0" w:color="auto"/>
      </w:divBdr>
    </w:div>
    <w:div w:id="1515194136">
      <w:bodyDiv w:val="1"/>
      <w:marLeft w:val="0"/>
      <w:marRight w:val="0"/>
      <w:marTop w:val="0"/>
      <w:marBottom w:val="0"/>
      <w:divBdr>
        <w:top w:val="none" w:sz="0" w:space="0" w:color="auto"/>
        <w:left w:val="none" w:sz="0" w:space="0" w:color="auto"/>
        <w:bottom w:val="none" w:sz="0" w:space="0" w:color="auto"/>
        <w:right w:val="none" w:sz="0" w:space="0" w:color="auto"/>
      </w:divBdr>
    </w:div>
    <w:div w:id="1517232011">
      <w:bodyDiv w:val="1"/>
      <w:marLeft w:val="0"/>
      <w:marRight w:val="0"/>
      <w:marTop w:val="0"/>
      <w:marBottom w:val="0"/>
      <w:divBdr>
        <w:top w:val="none" w:sz="0" w:space="0" w:color="auto"/>
        <w:left w:val="none" w:sz="0" w:space="0" w:color="auto"/>
        <w:bottom w:val="none" w:sz="0" w:space="0" w:color="auto"/>
        <w:right w:val="none" w:sz="0" w:space="0" w:color="auto"/>
      </w:divBdr>
    </w:div>
    <w:div w:id="1518083651">
      <w:bodyDiv w:val="1"/>
      <w:marLeft w:val="0"/>
      <w:marRight w:val="0"/>
      <w:marTop w:val="0"/>
      <w:marBottom w:val="0"/>
      <w:divBdr>
        <w:top w:val="none" w:sz="0" w:space="0" w:color="auto"/>
        <w:left w:val="none" w:sz="0" w:space="0" w:color="auto"/>
        <w:bottom w:val="none" w:sz="0" w:space="0" w:color="auto"/>
        <w:right w:val="none" w:sz="0" w:space="0" w:color="auto"/>
      </w:divBdr>
    </w:div>
    <w:div w:id="1538812030">
      <w:bodyDiv w:val="1"/>
      <w:marLeft w:val="0"/>
      <w:marRight w:val="0"/>
      <w:marTop w:val="0"/>
      <w:marBottom w:val="0"/>
      <w:divBdr>
        <w:top w:val="none" w:sz="0" w:space="0" w:color="auto"/>
        <w:left w:val="none" w:sz="0" w:space="0" w:color="auto"/>
        <w:bottom w:val="none" w:sz="0" w:space="0" w:color="auto"/>
        <w:right w:val="none" w:sz="0" w:space="0" w:color="auto"/>
      </w:divBdr>
    </w:div>
    <w:div w:id="1542670115">
      <w:bodyDiv w:val="1"/>
      <w:marLeft w:val="0"/>
      <w:marRight w:val="0"/>
      <w:marTop w:val="0"/>
      <w:marBottom w:val="0"/>
      <w:divBdr>
        <w:top w:val="none" w:sz="0" w:space="0" w:color="auto"/>
        <w:left w:val="none" w:sz="0" w:space="0" w:color="auto"/>
        <w:bottom w:val="none" w:sz="0" w:space="0" w:color="auto"/>
        <w:right w:val="none" w:sz="0" w:space="0" w:color="auto"/>
      </w:divBdr>
    </w:div>
    <w:div w:id="1559246857">
      <w:bodyDiv w:val="1"/>
      <w:marLeft w:val="0"/>
      <w:marRight w:val="0"/>
      <w:marTop w:val="0"/>
      <w:marBottom w:val="0"/>
      <w:divBdr>
        <w:top w:val="none" w:sz="0" w:space="0" w:color="auto"/>
        <w:left w:val="none" w:sz="0" w:space="0" w:color="auto"/>
        <w:bottom w:val="none" w:sz="0" w:space="0" w:color="auto"/>
        <w:right w:val="none" w:sz="0" w:space="0" w:color="auto"/>
      </w:divBdr>
    </w:div>
    <w:div w:id="1576237679">
      <w:bodyDiv w:val="1"/>
      <w:marLeft w:val="0"/>
      <w:marRight w:val="0"/>
      <w:marTop w:val="0"/>
      <w:marBottom w:val="0"/>
      <w:divBdr>
        <w:top w:val="none" w:sz="0" w:space="0" w:color="auto"/>
        <w:left w:val="none" w:sz="0" w:space="0" w:color="auto"/>
        <w:bottom w:val="none" w:sz="0" w:space="0" w:color="auto"/>
        <w:right w:val="none" w:sz="0" w:space="0" w:color="auto"/>
      </w:divBdr>
    </w:div>
    <w:div w:id="1654723150">
      <w:bodyDiv w:val="1"/>
      <w:marLeft w:val="0"/>
      <w:marRight w:val="0"/>
      <w:marTop w:val="0"/>
      <w:marBottom w:val="0"/>
      <w:divBdr>
        <w:top w:val="none" w:sz="0" w:space="0" w:color="auto"/>
        <w:left w:val="none" w:sz="0" w:space="0" w:color="auto"/>
        <w:bottom w:val="none" w:sz="0" w:space="0" w:color="auto"/>
        <w:right w:val="none" w:sz="0" w:space="0" w:color="auto"/>
      </w:divBdr>
    </w:div>
    <w:div w:id="1682121874">
      <w:bodyDiv w:val="1"/>
      <w:marLeft w:val="0"/>
      <w:marRight w:val="0"/>
      <w:marTop w:val="0"/>
      <w:marBottom w:val="0"/>
      <w:divBdr>
        <w:top w:val="none" w:sz="0" w:space="0" w:color="auto"/>
        <w:left w:val="none" w:sz="0" w:space="0" w:color="auto"/>
        <w:bottom w:val="none" w:sz="0" w:space="0" w:color="auto"/>
        <w:right w:val="none" w:sz="0" w:space="0" w:color="auto"/>
      </w:divBdr>
    </w:div>
    <w:div w:id="1715033230">
      <w:bodyDiv w:val="1"/>
      <w:marLeft w:val="0"/>
      <w:marRight w:val="0"/>
      <w:marTop w:val="0"/>
      <w:marBottom w:val="0"/>
      <w:divBdr>
        <w:top w:val="none" w:sz="0" w:space="0" w:color="auto"/>
        <w:left w:val="none" w:sz="0" w:space="0" w:color="auto"/>
        <w:bottom w:val="none" w:sz="0" w:space="0" w:color="auto"/>
        <w:right w:val="none" w:sz="0" w:space="0" w:color="auto"/>
      </w:divBdr>
    </w:div>
    <w:div w:id="1740327824">
      <w:bodyDiv w:val="1"/>
      <w:marLeft w:val="0"/>
      <w:marRight w:val="0"/>
      <w:marTop w:val="0"/>
      <w:marBottom w:val="0"/>
      <w:divBdr>
        <w:top w:val="none" w:sz="0" w:space="0" w:color="auto"/>
        <w:left w:val="none" w:sz="0" w:space="0" w:color="auto"/>
        <w:bottom w:val="none" w:sz="0" w:space="0" w:color="auto"/>
        <w:right w:val="none" w:sz="0" w:space="0" w:color="auto"/>
      </w:divBdr>
    </w:div>
    <w:div w:id="1746141926">
      <w:bodyDiv w:val="1"/>
      <w:marLeft w:val="0"/>
      <w:marRight w:val="0"/>
      <w:marTop w:val="0"/>
      <w:marBottom w:val="0"/>
      <w:divBdr>
        <w:top w:val="none" w:sz="0" w:space="0" w:color="auto"/>
        <w:left w:val="none" w:sz="0" w:space="0" w:color="auto"/>
        <w:bottom w:val="none" w:sz="0" w:space="0" w:color="auto"/>
        <w:right w:val="none" w:sz="0" w:space="0" w:color="auto"/>
      </w:divBdr>
    </w:div>
    <w:div w:id="1769353435">
      <w:bodyDiv w:val="1"/>
      <w:marLeft w:val="0"/>
      <w:marRight w:val="0"/>
      <w:marTop w:val="0"/>
      <w:marBottom w:val="0"/>
      <w:divBdr>
        <w:top w:val="none" w:sz="0" w:space="0" w:color="auto"/>
        <w:left w:val="none" w:sz="0" w:space="0" w:color="auto"/>
        <w:bottom w:val="none" w:sz="0" w:space="0" w:color="auto"/>
        <w:right w:val="none" w:sz="0" w:space="0" w:color="auto"/>
      </w:divBdr>
    </w:div>
    <w:div w:id="1790278185">
      <w:bodyDiv w:val="1"/>
      <w:marLeft w:val="0"/>
      <w:marRight w:val="0"/>
      <w:marTop w:val="0"/>
      <w:marBottom w:val="0"/>
      <w:divBdr>
        <w:top w:val="none" w:sz="0" w:space="0" w:color="auto"/>
        <w:left w:val="none" w:sz="0" w:space="0" w:color="auto"/>
        <w:bottom w:val="none" w:sz="0" w:space="0" w:color="auto"/>
        <w:right w:val="none" w:sz="0" w:space="0" w:color="auto"/>
      </w:divBdr>
    </w:div>
    <w:div w:id="1792895625">
      <w:bodyDiv w:val="1"/>
      <w:marLeft w:val="0"/>
      <w:marRight w:val="0"/>
      <w:marTop w:val="0"/>
      <w:marBottom w:val="0"/>
      <w:divBdr>
        <w:top w:val="none" w:sz="0" w:space="0" w:color="auto"/>
        <w:left w:val="none" w:sz="0" w:space="0" w:color="auto"/>
        <w:bottom w:val="none" w:sz="0" w:space="0" w:color="auto"/>
        <w:right w:val="none" w:sz="0" w:space="0" w:color="auto"/>
      </w:divBdr>
    </w:div>
    <w:div w:id="1793983868">
      <w:bodyDiv w:val="1"/>
      <w:marLeft w:val="0"/>
      <w:marRight w:val="0"/>
      <w:marTop w:val="0"/>
      <w:marBottom w:val="0"/>
      <w:divBdr>
        <w:top w:val="none" w:sz="0" w:space="0" w:color="auto"/>
        <w:left w:val="none" w:sz="0" w:space="0" w:color="auto"/>
        <w:bottom w:val="none" w:sz="0" w:space="0" w:color="auto"/>
        <w:right w:val="none" w:sz="0" w:space="0" w:color="auto"/>
      </w:divBdr>
    </w:div>
    <w:div w:id="1825972946">
      <w:bodyDiv w:val="1"/>
      <w:marLeft w:val="0"/>
      <w:marRight w:val="0"/>
      <w:marTop w:val="0"/>
      <w:marBottom w:val="0"/>
      <w:divBdr>
        <w:top w:val="none" w:sz="0" w:space="0" w:color="auto"/>
        <w:left w:val="none" w:sz="0" w:space="0" w:color="auto"/>
        <w:bottom w:val="none" w:sz="0" w:space="0" w:color="auto"/>
        <w:right w:val="none" w:sz="0" w:space="0" w:color="auto"/>
      </w:divBdr>
    </w:div>
    <w:div w:id="1846019709">
      <w:bodyDiv w:val="1"/>
      <w:marLeft w:val="0"/>
      <w:marRight w:val="0"/>
      <w:marTop w:val="0"/>
      <w:marBottom w:val="0"/>
      <w:divBdr>
        <w:top w:val="none" w:sz="0" w:space="0" w:color="auto"/>
        <w:left w:val="none" w:sz="0" w:space="0" w:color="auto"/>
        <w:bottom w:val="none" w:sz="0" w:space="0" w:color="auto"/>
        <w:right w:val="none" w:sz="0" w:space="0" w:color="auto"/>
      </w:divBdr>
    </w:div>
    <w:div w:id="1857882020">
      <w:bodyDiv w:val="1"/>
      <w:marLeft w:val="0"/>
      <w:marRight w:val="0"/>
      <w:marTop w:val="0"/>
      <w:marBottom w:val="0"/>
      <w:divBdr>
        <w:top w:val="none" w:sz="0" w:space="0" w:color="auto"/>
        <w:left w:val="none" w:sz="0" w:space="0" w:color="auto"/>
        <w:bottom w:val="none" w:sz="0" w:space="0" w:color="auto"/>
        <w:right w:val="none" w:sz="0" w:space="0" w:color="auto"/>
      </w:divBdr>
    </w:div>
    <w:div w:id="1871262825">
      <w:bodyDiv w:val="1"/>
      <w:marLeft w:val="0"/>
      <w:marRight w:val="0"/>
      <w:marTop w:val="0"/>
      <w:marBottom w:val="0"/>
      <w:divBdr>
        <w:top w:val="none" w:sz="0" w:space="0" w:color="auto"/>
        <w:left w:val="none" w:sz="0" w:space="0" w:color="auto"/>
        <w:bottom w:val="none" w:sz="0" w:space="0" w:color="auto"/>
        <w:right w:val="none" w:sz="0" w:space="0" w:color="auto"/>
      </w:divBdr>
    </w:div>
    <w:div w:id="1893075136">
      <w:bodyDiv w:val="1"/>
      <w:marLeft w:val="0"/>
      <w:marRight w:val="0"/>
      <w:marTop w:val="0"/>
      <w:marBottom w:val="0"/>
      <w:divBdr>
        <w:top w:val="none" w:sz="0" w:space="0" w:color="auto"/>
        <w:left w:val="none" w:sz="0" w:space="0" w:color="auto"/>
        <w:bottom w:val="none" w:sz="0" w:space="0" w:color="auto"/>
        <w:right w:val="none" w:sz="0" w:space="0" w:color="auto"/>
      </w:divBdr>
    </w:div>
    <w:div w:id="1895114739">
      <w:bodyDiv w:val="1"/>
      <w:marLeft w:val="0"/>
      <w:marRight w:val="0"/>
      <w:marTop w:val="0"/>
      <w:marBottom w:val="0"/>
      <w:divBdr>
        <w:top w:val="none" w:sz="0" w:space="0" w:color="auto"/>
        <w:left w:val="none" w:sz="0" w:space="0" w:color="auto"/>
        <w:bottom w:val="none" w:sz="0" w:space="0" w:color="auto"/>
        <w:right w:val="none" w:sz="0" w:space="0" w:color="auto"/>
      </w:divBdr>
    </w:div>
    <w:div w:id="1895122954">
      <w:bodyDiv w:val="1"/>
      <w:marLeft w:val="0"/>
      <w:marRight w:val="0"/>
      <w:marTop w:val="0"/>
      <w:marBottom w:val="0"/>
      <w:divBdr>
        <w:top w:val="none" w:sz="0" w:space="0" w:color="auto"/>
        <w:left w:val="none" w:sz="0" w:space="0" w:color="auto"/>
        <w:bottom w:val="none" w:sz="0" w:space="0" w:color="auto"/>
        <w:right w:val="none" w:sz="0" w:space="0" w:color="auto"/>
      </w:divBdr>
    </w:div>
    <w:div w:id="1897810162">
      <w:bodyDiv w:val="1"/>
      <w:marLeft w:val="0"/>
      <w:marRight w:val="0"/>
      <w:marTop w:val="0"/>
      <w:marBottom w:val="0"/>
      <w:divBdr>
        <w:top w:val="none" w:sz="0" w:space="0" w:color="auto"/>
        <w:left w:val="none" w:sz="0" w:space="0" w:color="auto"/>
        <w:bottom w:val="none" w:sz="0" w:space="0" w:color="auto"/>
        <w:right w:val="none" w:sz="0" w:space="0" w:color="auto"/>
      </w:divBdr>
    </w:div>
    <w:div w:id="1901866454">
      <w:bodyDiv w:val="1"/>
      <w:marLeft w:val="0"/>
      <w:marRight w:val="0"/>
      <w:marTop w:val="0"/>
      <w:marBottom w:val="0"/>
      <w:divBdr>
        <w:top w:val="none" w:sz="0" w:space="0" w:color="auto"/>
        <w:left w:val="none" w:sz="0" w:space="0" w:color="auto"/>
        <w:bottom w:val="none" w:sz="0" w:space="0" w:color="auto"/>
        <w:right w:val="none" w:sz="0" w:space="0" w:color="auto"/>
      </w:divBdr>
    </w:div>
    <w:div w:id="1907106876">
      <w:bodyDiv w:val="1"/>
      <w:marLeft w:val="0"/>
      <w:marRight w:val="0"/>
      <w:marTop w:val="0"/>
      <w:marBottom w:val="0"/>
      <w:divBdr>
        <w:top w:val="none" w:sz="0" w:space="0" w:color="auto"/>
        <w:left w:val="none" w:sz="0" w:space="0" w:color="auto"/>
        <w:bottom w:val="none" w:sz="0" w:space="0" w:color="auto"/>
        <w:right w:val="none" w:sz="0" w:space="0" w:color="auto"/>
      </w:divBdr>
    </w:div>
    <w:div w:id="1940747688">
      <w:bodyDiv w:val="1"/>
      <w:marLeft w:val="0"/>
      <w:marRight w:val="0"/>
      <w:marTop w:val="0"/>
      <w:marBottom w:val="0"/>
      <w:divBdr>
        <w:top w:val="none" w:sz="0" w:space="0" w:color="auto"/>
        <w:left w:val="none" w:sz="0" w:space="0" w:color="auto"/>
        <w:bottom w:val="none" w:sz="0" w:space="0" w:color="auto"/>
        <w:right w:val="none" w:sz="0" w:space="0" w:color="auto"/>
      </w:divBdr>
    </w:div>
    <w:div w:id="1944218385">
      <w:bodyDiv w:val="1"/>
      <w:marLeft w:val="0"/>
      <w:marRight w:val="0"/>
      <w:marTop w:val="0"/>
      <w:marBottom w:val="0"/>
      <w:divBdr>
        <w:top w:val="none" w:sz="0" w:space="0" w:color="auto"/>
        <w:left w:val="none" w:sz="0" w:space="0" w:color="auto"/>
        <w:bottom w:val="none" w:sz="0" w:space="0" w:color="auto"/>
        <w:right w:val="none" w:sz="0" w:space="0" w:color="auto"/>
      </w:divBdr>
    </w:div>
    <w:div w:id="1971865008">
      <w:bodyDiv w:val="1"/>
      <w:marLeft w:val="0"/>
      <w:marRight w:val="0"/>
      <w:marTop w:val="0"/>
      <w:marBottom w:val="0"/>
      <w:divBdr>
        <w:top w:val="none" w:sz="0" w:space="0" w:color="auto"/>
        <w:left w:val="none" w:sz="0" w:space="0" w:color="auto"/>
        <w:bottom w:val="none" w:sz="0" w:space="0" w:color="auto"/>
        <w:right w:val="none" w:sz="0" w:space="0" w:color="auto"/>
      </w:divBdr>
    </w:div>
    <w:div w:id="1982613667">
      <w:bodyDiv w:val="1"/>
      <w:marLeft w:val="0"/>
      <w:marRight w:val="0"/>
      <w:marTop w:val="0"/>
      <w:marBottom w:val="0"/>
      <w:divBdr>
        <w:top w:val="none" w:sz="0" w:space="0" w:color="auto"/>
        <w:left w:val="none" w:sz="0" w:space="0" w:color="auto"/>
        <w:bottom w:val="none" w:sz="0" w:space="0" w:color="auto"/>
        <w:right w:val="none" w:sz="0" w:space="0" w:color="auto"/>
      </w:divBdr>
    </w:div>
    <w:div w:id="2022851414">
      <w:bodyDiv w:val="1"/>
      <w:marLeft w:val="0"/>
      <w:marRight w:val="0"/>
      <w:marTop w:val="0"/>
      <w:marBottom w:val="0"/>
      <w:divBdr>
        <w:top w:val="none" w:sz="0" w:space="0" w:color="auto"/>
        <w:left w:val="none" w:sz="0" w:space="0" w:color="auto"/>
        <w:bottom w:val="none" w:sz="0" w:space="0" w:color="auto"/>
        <w:right w:val="none" w:sz="0" w:space="0" w:color="auto"/>
      </w:divBdr>
    </w:div>
    <w:div w:id="2022971544">
      <w:bodyDiv w:val="1"/>
      <w:marLeft w:val="0"/>
      <w:marRight w:val="0"/>
      <w:marTop w:val="0"/>
      <w:marBottom w:val="0"/>
      <w:divBdr>
        <w:top w:val="none" w:sz="0" w:space="0" w:color="auto"/>
        <w:left w:val="none" w:sz="0" w:space="0" w:color="auto"/>
        <w:bottom w:val="none" w:sz="0" w:space="0" w:color="auto"/>
        <w:right w:val="none" w:sz="0" w:space="0" w:color="auto"/>
      </w:divBdr>
    </w:div>
    <w:div w:id="2025979977">
      <w:bodyDiv w:val="1"/>
      <w:marLeft w:val="0"/>
      <w:marRight w:val="0"/>
      <w:marTop w:val="0"/>
      <w:marBottom w:val="0"/>
      <w:divBdr>
        <w:top w:val="none" w:sz="0" w:space="0" w:color="auto"/>
        <w:left w:val="none" w:sz="0" w:space="0" w:color="auto"/>
        <w:bottom w:val="none" w:sz="0" w:space="0" w:color="auto"/>
        <w:right w:val="none" w:sz="0" w:space="0" w:color="auto"/>
      </w:divBdr>
    </w:div>
    <w:div w:id="2032098608">
      <w:bodyDiv w:val="1"/>
      <w:marLeft w:val="0"/>
      <w:marRight w:val="0"/>
      <w:marTop w:val="0"/>
      <w:marBottom w:val="0"/>
      <w:divBdr>
        <w:top w:val="none" w:sz="0" w:space="0" w:color="auto"/>
        <w:left w:val="none" w:sz="0" w:space="0" w:color="auto"/>
        <w:bottom w:val="none" w:sz="0" w:space="0" w:color="auto"/>
        <w:right w:val="none" w:sz="0" w:space="0" w:color="auto"/>
      </w:divBdr>
    </w:div>
    <w:div w:id="2040009663">
      <w:bodyDiv w:val="1"/>
      <w:marLeft w:val="0"/>
      <w:marRight w:val="0"/>
      <w:marTop w:val="0"/>
      <w:marBottom w:val="0"/>
      <w:divBdr>
        <w:top w:val="none" w:sz="0" w:space="0" w:color="auto"/>
        <w:left w:val="none" w:sz="0" w:space="0" w:color="auto"/>
        <w:bottom w:val="none" w:sz="0" w:space="0" w:color="auto"/>
        <w:right w:val="none" w:sz="0" w:space="0" w:color="auto"/>
      </w:divBdr>
    </w:div>
    <w:div w:id="2079356443">
      <w:bodyDiv w:val="1"/>
      <w:marLeft w:val="0"/>
      <w:marRight w:val="0"/>
      <w:marTop w:val="0"/>
      <w:marBottom w:val="0"/>
      <w:divBdr>
        <w:top w:val="none" w:sz="0" w:space="0" w:color="auto"/>
        <w:left w:val="none" w:sz="0" w:space="0" w:color="auto"/>
        <w:bottom w:val="none" w:sz="0" w:space="0" w:color="auto"/>
        <w:right w:val="none" w:sz="0" w:space="0" w:color="auto"/>
      </w:divBdr>
    </w:div>
    <w:div w:id="2111312665">
      <w:bodyDiv w:val="1"/>
      <w:marLeft w:val="0"/>
      <w:marRight w:val="0"/>
      <w:marTop w:val="0"/>
      <w:marBottom w:val="0"/>
      <w:divBdr>
        <w:top w:val="none" w:sz="0" w:space="0" w:color="auto"/>
        <w:left w:val="none" w:sz="0" w:space="0" w:color="auto"/>
        <w:bottom w:val="none" w:sz="0" w:space="0" w:color="auto"/>
        <w:right w:val="none" w:sz="0" w:space="0" w:color="auto"/>
      </w:divBdr>
    </w:div>
    <w:div w:id="2115057378">
      <w:bodyDiv w:val="1"/>
      <w:marLeft w:val="0"/>
      <w:marRight w:val="0"/>
      <w:marTop w:val="0"/>
      <w:marBottom w:val="0"/>
      <w:divBdr>
        <w:top w:val="none" w:sz="0" w:space="0" w:color="auto"/>
        <w:left w:val="none" w:sz="0" w:space="0" w:color="auto"/>
        <w:bottom w:val="none" w:sz="0" w:space="0" w:color="auto"/>
        <w:right w:val="none" w:sz="0" w:space="0" w:color="auto"/>
      </w:divBdr>
    </w:div>
    <w:div w:id="212168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uden.de/rechtschreibung/vonnoeten"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microsoft.com/office/2018/08/relationships/commentsExtensible" Target="commentsExtensi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7F0AF83BA5C24687A6D0A886FE501A" ma:contentTypeVersion="11" ma:contentTypeDescription="Create a new document." ma:contentTypeScope="" ma:versionID="077be0e189752fd09771121749c7d354">
  <xsd:schema xmlns:xsd="http://www.w3.org/2001/XMLSchema" xmlns:xs="http://www.w3.org/2001/XMLSchema" xmlns:p="http://schemas.microsoft.com/office/2006/metadata/properties" xmlns:ns3="f4472f3d-f64c-4b88-8da2-b5753152143a" xmlns:ns4="5c0beebc-8fac-4921-85eb-b166a3845d71" targetNamespace="http://schemas.microsoft.com/office/2006/metadata/properties" ma:root="true" ma:fieldsID="b4650ee5a2ba1471d8da7a8ec8b4f007" ns3:_="" ns4:_="">
    <xsd:import namespace="f4472f3d-f64c-4b88-8da2-b5753152143a"/>
    <xsd:import namespace="5c0beebc-8fac-4921-85eb-b166a3845d7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72f3d-f64c-4b88-8da2-b575315214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beebc-8fac-4921-85eb-b166a3845d7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MeinZitat.XSL" StyleName="Mein Zitat [1]" Version="2020">
  <b:Source>
    <b:Tag>Trä14</b:Tag>
    <b:SourceType>Book</b:SourceType>
    <b:Guid>{CCEAE788-15F2-4351-8523-278D7C82D833}</b:Guid>
    <b:Title>Sensortechnik Handbuch für Praxis und Wissenschaft</b:Title>
    <b:Year>2014</b:Year>
    <b:City>Grünwald; Freiburg</b:City>
    <b:Publisher>Springer Vieweg</b:Publisher>
    <b:StandardNumber>978-3-642-29942-1</b:StandardNumber>
    <b:CountryRegion>Deutschland</b:CountryRegion>
    <b:Author>
      <b:Author>
        <b:NameList>
          <b:Person>
            <b:Last>Tränkler</b:Last>
            <b:First>Hans-Rolf</b:First>
          </b:Person>
          <b:Person>
            <b:Last>Rindl</b:Last>
            <b:First>Leonhard M.</b:First>
          </b:Person>
        </b:NameList>
      </b:Author>
    </b:Author>
    <b:Edition>2</b:Edition>
    <b:RefOrder>1</b:RefOrder>
  </b:Source>
  <b:Source>
    <b:Tag>Deu20</b:Tag>
    <b:SourceType>InternetSite</b:SourceType>
    <b:Guid>{F5FED7F9-4B1A-4E98-B956-E72AC0F67B3F}</b:Guid>
    <b:Author>
      <b:Author>
        <b:Corporate>Deutscher Feuerwehrverband e. V. (DFV)</b:Corporate>
      </b:Author>
    </b:Author>
    <b:Title>feuerwehrverband.de</b:Title>
    <b:YearAccessed>2020</b:YearAccessed>
    <b:MonthAccessed>März</b:MonthAccessed>
    <b:DayAccessed>26</b:DayAccessed>
    <b:URL>http://www.feuerwehrverband.de/statistik.html</b:URL>
    <b:RefOrder>2</b:RefOrder>
  </b:Source>
  <b:Source>
    <b:Tag>Osr20</b:Tag>
    <b:SourceType>InternetSite</b:SourceType>
    <b:Guid>{8B4A302C-F2C3-4E87-A075-93BA99833629}</b:Guid>
    <b:Title>osram.de</b:Title>
    <b:Year>2020</b:Year>
    <b:Author>
      <b:Author>
        <b:Corporate>Osram Opto Semiconductors GmbH</b:Corporate>
      </b:Author>
    </b:Author>
    <b:Month>03</b:Month>
    <b:Day>10</b:Day>
    <b:URL>https://dammedia.osram.info/media/resource/hires/osram-dam-5580407/SFH%204550_EN.pdf</b:URL>
    <b:YearAccessed>2020</b:YearAccessed>
    <b:MonthAccessed>03</b:MonthAccessed>
    <b:DayAccessed>19</b:DayAccessed>
    <b:Version>1.7</b:Version>
    <b:RefOrder>12</b:RefOrder>
  </b:Source>
  <b:Source>
    <b:Tag>ONS17</b:Tag>
    <b:SourceType>InternetSite</b:SourceType>
    <b:Guid>{898E62A9-4863-4EA1-A214-BF30CD8A7E77}</b:Guid>
    <b:Author>
      <b:Author>
        <b:Corporate>ON Semiconductor</b:Corporate>
      </b:Author>
    </b:Author>
    <b:Title>onsemi.com</b:Title>
    <b:Year>2017</b:Year>
    <b:Month>November</b:Month>
    <b:YearAccessed>2020</b:YearAccessed>
    <b:MonthAccessed>April</b:MonthAccessed>
    <b:DayAccessed>14</b:DayAccessed>
    <b:URL>https://www.onsemi.com/pub/Collateral/BS170-D.PDF</b:URL>
    <b:Version>7</b:Version>
    <b:RefOrder>14</b:RefOrder>
  </b:Source>
  <b:Source>
    <b:Tag>Bun</b:Tag>
    <b:SourceType>InternetSite</b:SourceType>
    <b:Guid>{15A061DA-47C0-456C-83D8-C9F03D9EA3C2}</b:Guid>
    <b:Author>
      <b:Author>
        <b:NameList>
          <b:Person>
            <b:Last>Bundesamt für Strahlenschutz</b:Last>
          </b:Person>
        </b:NameList>
      </b:Author>
    </b:Author>
    <b:Title>www.bfs.de</b:Title>
    <b:Year>2020</b:Year>
    <b:Month>03</b:Month>
    <b:Day>31</b:Day>
    <b:URL>https://www.bfs.de/DE/themen/opt/opt_node.html</b:URL>
    <b:RefOrder>3</b:RefOrder>
  </b:Source>
  <b:Source>
    <b:Tag>RTi50</b:Tag>
    <b:SourceType>Book</b:SourceType>
    <b:Guid>{92A5C745-E7A1-4B4C-9048-9EA404CA3A12}</b:Guid>
    <b:Author>
      <b:Author>
        <b:NameList>
          <b:Person>
            <b:Last>R.Timothy Hitchcock</b:Last>
            <b:First>Robert</b:First>
            <b:Middle>M. Patterson</b:Middle>
          </b:Person>
        </b:NameList>
      </b:Author>
    </b:Author>
    <b:Title>Radio-Frequency and ELF Electromagnetic Energies: A Handbook for Health Professionals</b:Title>
    <b:Year>1950</b:Year>
    <b:Publisher>Wiley</b:Publisher>
    <b:StandardNumber>ISBN 0471284548</b:StandardNumber>
    <b:RefOrder>4</b:RefOrder>
  </b:Source>
  <b:Source>
    <b:Tag>Jon</b:Tag>
    <b:SourceType>DocumentFromInternetSite</b:SourceType>
    <b:Guid>{31697570-FD79-4BBB-BFE6-5707F3F4E97C}</b:Guid>
    <b:Author>
      <b:Author>
        <b:NameList>
          <b:Person>
            <b:Last>Jonatan</b:Last>
          </b:Person>
        </b:NameList>
      </b:Author>
    </b:Author>
    <b:Title>Jonatans Quelle</b:Title>
    <b:RefOrder>7</b:RefOrder>
  </b:Source>
  <b:Source>
    <b:Tag>Fra20</b:Tag>
    <b:SourceType>InternetSite</b:SourceType>
    <b:Guid>{9E888D6C-4F7E-4952-887F-B03E549FA8A9}</b:Guid>
    <b:Author>
      <b:Author>
        <b:NameList>
          <b:Person>
            <b:Last>Frank Ellrich</b:Last>
            <b:First>Tobias</b:First>
            <b:Middle>Würschmidt</b:Middle>
          </b:Person>
        </b:NameList>
      </b:Author>
    </b:Author>
    <b:Title>secupedia</b:Title>
    <b:YearAccessed>2020</b:YearAccessed>
    <b:MonthAccessed>04</b:MonthAccessed>
    <b:DayAccessed>01</b:DayAccessed>
    <b:URL>https://www.secupedia.info/wiki/Terahertz</b:URL>
    <b:RefOrder>6</b:RefOrder>
  </b:Source>
  <b:Source>
    <b:Tag>Sch13</b:Tag>
    <b:SourceType>DocumentFromInternetSite</b:SourceType>
    <b:Guid>{8F41A7CB-C650-4C2F-A200-1B9E3D709865}</b:Guid>
    <b:Author>
      <b:Author>
        <b:NameList>
          <b:Person>
            <b:Last>Schuer</b:Last>
            <b:First>Jan</b:First>
          </b:Person>
        </b:NameList>
      </b:Author>
    </b:Author>
    <b:Title>Schottky-Dioden-Mischer im Sub-Millimeter-Wellenlängenbereich für bildgebende Anwendungen</b:Title>
    <b:Year>2013</b:Year>
    <b:YearAccessed>2020</b:YearAccessed>
    <b:MonthAccessed>04</b:MonthAccessed>
    <b:DayAccessed>01</b:DayAccessed>
    <b:RefOrder>8</b:RefOrder>
  </b:Source>
  <b:Source>
    <b:Tag>Tor17</b:Tag>
    <b:SourceType>InternetSite</b:SourceType>
    <b:Guid>{1EE8BD52-DD3F-418D-8AFB-04AC9D5B67EF}</b:Guid>
    <b:Author>
      <b:Author>
        <b:NameList>
          <b:Person>
            <b:Last>Feldmann</b:Last>
            <b:First>Torsten</b:First>
          </b:Person>
        </b:NameList>
      </b:Author>
    </b:Author>
    <b:Title>Das Rexin Magazin</b:Title>
    <b:ProductionCompany>Kunststoffhandel Rexin GmbH</b:ProductionCompany>
    <b:Year>2017</b:Year>
    <b:Month>Mai</b:Month>
    <b:Day>26</b:Day>
    <b:YearAccessed>2020</b:YearAccessed>
    <b:MonthAccessed>April</b:MonthAccessed>
    <b:DayAccessed>14</b:DayAccessed>
    <b:URL>https://blog.rexin-shop.de/impressum-datenschutz/</b:URL>
    <b:RefOrder>9</b:RefOrder>
  </b:Source>
  <b:Source>
    <b:Tag>Wik20</b:Tag>
    <b:SourceType>InternetSite</b:SourceType>
    <b:Guid>{C9E68F1B-AB62-4FCC-93A0-BBC514592935}</b:Guid>
    <b:Author>
      <b:Author>
        <b:Corporate>Wikibooks</b:Corporate>
      </b:Author>
    </b:Author>
    <b:Title>wikibooks.org</b:Title>
    <b:YearAccessed>2020</b:YearAccessed>
    <b:MonthAccessed>April</b:MonthAccessed>
    <b:DayAccessed>14</b:DayAccessed>
    <b:URL>https://de.wikibooks.org/wiki/Tabellensammlung_Chemie/_Dichte_fester_Stoffe</b:URL>
    <b:RefOrder>10</b:RefOrder>
  </b:Source>
  <b:Source>
    <b:Tag>Bey16</b:Tag>
    <b:SourceType>Book</b:SourceType>
    <b:Guid>{16FF3E19-AE5F-48E4-BAA5-83D1AEB4645C}</b:Guid>
    <b:Title>Automatische Sichtprüfung: Grundlagen, Methoden und Praxis der Bildgewinnung und Bildauswertung</b:Title>
    <b:Year>2016</b:Year>
    <b:Author>
      <b:Author>
        <b:NameList>
          <b:Person>
            <b:Last>Beyerer</b:Last>
            <b:First>Jürgen</b:First>
          </b:Person>
          <b:Person>
            <b:Last>León</b:Last>
            <b:Middle>Puente</b:Middle>
            <b:First>Fernando</b:First>
          </b:Person>
          <b:Person>
            <b:Last>Frese</b:Last>
            <b:First>Christian</b:First>
          </b:Person>
        </b:NameList>
      </b:Author>
    </b:Author>
    <b:Publisher>Springer-Verlag</b:Publisher>
    <b:RefOrder>5</b:RefOrder>
  </b:Source>
  <b:Source>
    <b:Tag>AGK20</b:Tag>
    <b:SourceType>DocumentFromInternetSite</b:SourceType>
    <b:Guid>{956BFA7C-E916-4F95-977C-FAE0DB984098}</b:Guid>
    <b:Author>
      <b:Author>
        <b:NameList>
          <b:Person>
            <b:Last>AG</b:Last>
            <b:First>Kanya</b:First>
          </b:Person>
        </b:NameList>
      </b:Author>
    </b:Author>
    <b:Title>Produktkatalog Kanya</b:Title>
    <b:YearAccessed>2020</b:YearAccessed>
    <b:MonthAccessed>04</b:MonthAccessed>
    <b:DayAccessed>01</b:DayAccessed>
    <b:RefOrder>11</b:RefOrder>
  </b:Source>
  <b:Source>
    <b:Tag>Sch20</b:Tag>
    <b:SourceType>Report</b:SourceType>
    <b:Guid>{051C83A4-5378-4A8E-987F-F640EF2F9302}</b:Guid>
    <b:Title>A Smoke Detector to Prevent False Alarms in Lunar Missions by Dust Discrimination</b:Title>
    <b:Year>2020</b:Year>
    <b:City>Lisbon</b:City>
    <b:Comments>submitted for publication</b:Comments>
    <b:Department>Nachrichtentechnische Systeme</b:Department>
    <b:Institution>Universität Duisburg-Essen</b:Institution>
    <b:Author>
      <b:Author>
        <b:NameList>
          <b:Person>
            <b:Last>Schultze</b:Last>
            <b:First>Thorsten</b:First>
          </b:Person>
          <b:Person>
            <b:Last>Sichma</b:Last>
            <b:First>Lea</b:First>
          </b:Person>
          <b:Person>
            <b:Last>Meyer</b:Last>
            <b:First>Marit E.</b:First>
          </b:Person>
        </b:NameList>
      </b:Author>
    </b:Author>
    <b:RefOrder>13</b:RefOrder>
  </b:Source>
  <b:Source>
    <b:Tag>Osr201</b:Tag>
    <b:SourceType>DocumentFromInternetSite</b:SourceType>
    <b:Guid>{B67E9F69-A224-4D9D-B602-33BA66D36039}</b:Guid>
    <b:Author>
      <b:Author>
        <b:Corporate>Osram Opto Semiconductors GmbH</b:Corporate>
      </b:Author>
    </b:Author>
    <b:Title>osram.de</b:Title>
    <b:YearAccessed>2020</b:YearAccessed>
    <b:MonthAccessed>April</b:MonthAccessed>
    <b:DayAccessed>14</b:DayAccessed>
    <b:URL>https://www.osram.com/ecat/Radial%20T1%203-4%20SFH%204550/com/en/class_pim_web_catalog_103489/global/prd_pim_device_2219775/</b:URL>
    <b:Comments>Electrical Simulation</b:Comments>
    <b:RefOrder>15</b:RefOrder>
  </b:Source>
  <b:Source>
    <b:Tag>LTw16</b:Tag>
    <b:SourceType>InternetSite</b:SourceType>
    <b:Guid>{8CBE9B7D-35FA-48E8-A54C-60C6869C331B}</b:Guid>
    <b:Title>ltwiki.org</b:Title>
    <b:Year>2016</b:Year>
    <b:Month>August</b:Month>
    <b:Day>5</b:Day>
    <b:YearAccessed>2020</b:YearAccessed>
    <b:MonthAccessed>April</b:MonthAccessed>
    <b:DayAccessed>14</b:DayAccessed>
    <b:URL>http://ltwiki.org/index.php?title=BS170</b:URL>
    <b:Author>
      <b:Author>
        <b:Corporate>LTwiki</b:Corporate>
      </b:Author>
    </b:Author>
    <b:RefOrder>16</b:RefOrder>
  </b:Source>
</b:Sources>
</file>

<file path=customXml/itemProps1.xml><?xml version="1.0" encoding="utf-8"?>
<ds:datastoreItem xmlns:ds="http://schemas.openxmlformats.org/officeDocument/2006/customXml" ds:itemID="{5F389452-A4B3-4D01-9435-6A0456DF405E}">
  <ds:schemaRefs>
    <ds:schemaRef ds:uri="http://schemas.microsoft.com/sharepoint/v3/contenttype/forms"/>
  </ds:schemaRefs>
</ds:datastoreItem>
</file>

<file path=customXml/itemProps2.xml><?xml version="1.0" encoding="utf-8"?>
<ds:datastoreItem xmlns:ds="http://schemas.openxmlformats.org/officeDocument/2006/customXml" ds:itemID="{0DE8DCF6-14C3-4F1D-BB03-FE0E355D9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72f3d-f64c-4b88-8da2-b5753152143a"/>
    <ds:schemaRef ds:uri="5c0beebc-8fac-4921-85eb-b166a3845d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F7AB06-CD18-4AB6-8404-1BC8F98959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0459F8-682A-864D-B2A7-B807322C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105</Pages>
  <Words>19444</Words>
  <Characters>110831</Characters>
  <Application>Microsoft Office Word</Application>
  <DocSecurity>0</DocSecurity>
  <Lines>923</Lines>
  <Paragraphs>260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130015</CharactersWithSpaces>
  <SharedDoc>false</SharedDoc>
  <HLinks>
    <vt:vector size="534" baseType="variant">
      <vt:variant>
        <vt:i4>1048639</vt:i4>
      </vt:variant>
      <vt:variant>
        <vt:i4>530</vt:i4>
      </vt:variant>
      <vt:variant>
        <vt:i4>0</vt:i4>
      </vt:variant>
      <vt:variant>
        <vt:i4>5</vt:i4>
      </vt:variant>
      <vt:variant>
        <vt:lpwstr/>
      </vt:variant>
      <vt:variant>
        <vt:lpwstr>_Toc37834704</vt:lpwstr>
      </vt:variant>
      <vt:variant>
        <vt:i4>1507391</vt:i4>
      </vt:variant>
      <vt:variant>
        <vt:i4>524</vt:i4>
      </vt:variant>
      <vt:variant>
        <vt:i4>0</vt:i4>
      </vt:variant>
      <vt:variant>
        <vt:i4>5</vt:i4>
      </vt:variant>
      <vt:variant>
        <vt:lpwstr/>
      </vt:variant>
      <vt:variant>
        <vt:lpwstr>_Toc37834703</vt:lpwstr>
      </vt:variant>
      <vt:variant>
        <vt:i4>1441855</vt:i4>
      </vt:variant>
      <vt:variant>
        <vt:i4>518</vt:i4>
      </vt:variant>
      <vt:variant>
        <vt:i4>0</vt:i4>
      </vt:variant>
      <vt:variant>
        <vt:i4>5</vt:i4>
      </vt:variant>
      <vt:variant>
        <vt:lpwstr/>
      </vt:variant>
      <vt:variant>
        <vt:lpwstr>_Toc37834702</vt:lpwstr>
      </vt:variant>
      <vt:variant>
        <vt:i4>1376319</vt:i4>
      </vt:variant>
      <vt:variant>
        <vt:i4>512</vt:i4>
      </vt:variant>
      <vt:variant>
        <vt:i4>0</vt:i4>
      </vt:variant>
      <vt:variant>
        <vt:i4>5</vt:i4>
      </vt:variant>
      <vt:variant>
        <vt:lpwstr/>
      </vt:variant>
      <vt:variant>
        <vt:lpwstr>_Toc37834701</vt:lpwstr>
      </vt:variant>
      <vt:variant>
        <vt:i4>1310783</vt:i4>
      </vt:variant>
      <vt:variant>
        <vt:i4>506</vt:i4>
      </vt:variant>
      <vt:variant>
        <vt:i4>0</vt:i4>
      </vt:variant>
      <vt:variant>
        <vt:i4>5</vt:i4>
      </vt:variant>
      <vt:variant>
        <vt:lpwstr/>
      </vt:variant>
      <vt:variant>
        <vt:lpwstr>_Toc37834700</vt:lpwstr>
      </vt:variant>
      <vt:variant>
        <vt:i4>1835062</vt:i4>
      </vt:variant>
      <vt:variant>
        <vt:i4>500</vt:i4>
      </vt:variant>
      <vt:variant>
        <vt:i4>0</vt:i4>
      </vt:variant>
      <vt:variant>
        <vt:i4>5</vt:i4>
      </vt:variant>
      <vt:variant>
        <vt:lpwstr/>
      </vt:variant>
      <vt:variant>
        <vt:lpwstr>_Toc37834699</vt:lpwstr>
      </vt:variant>
      <vt:variant>
        <vt:i4>1900598</vt:i4>
      </vt:variant>
      <vt:variant>
        <vt:i4>494</vt:i4>
      </vt:variant>
      <vt:variant>
        <vt:i4>0</vt:i4>
      </vt:variant>
      <vt:variant>
        <vt:i4>5</vt:i4>
      </vt:variant>
      <vt:variant>
        <vt:lpwstr/>
      </vt:variant>
      <vt:variant>
        <vt:lpwstr>_Toc37834698</vt:lpwstr>
      </vt:variant>
      <vt:variant>
        <vt:i4>1179702</vt:i4>
      </vt:variant>
      <vt:variant>
        <vt:i4>488</vt:i4>
      </vt:variant>
      <vt:variant>
        <vt:i4>0</vt:i4>
      </vt:variant>
      <vt:variant>
        <vt:i4>5</vt:i4>
      </vt:variant>
      <vt:variant>
        <vt:lpwstr/>
      </vt:variant>
      <vt:variant>
        <vt:lpwstr>_Toc37834697</vt:lpwstr>
      </vt:variant>
      <vt:variant>
        <vt:i4>1245238</vt:i4>
      </vt:variant>
      <vt:variant>
        <vt:i4>482</vt:i4>
      </vt:variant>
      <vt:variant>
        <vt:i4>0</vt:i4>
      </vt:variant>
      <vt:variant>
        <vt:i4>5</vt:i4>
      </vt:variant>
      <vt:variant>
        <vt:lpwstr/>
      </vt:variant>
      <vt:variant>
        <vt:lpwstr>_Toc37834696</vt:lpwstr>
      </vt:variant>
      <vt:variant>
        <vt:i4>1048630</vt:i4>
      </vt:variant>
      <vt:variant>
        <vt:i4>476</vt:i4>
      </vt:variant>
      <vt:variant>
        <vt:i4>0</vt:i4>
      </vt:variant>
      <vt:variant>
        <vt:i4>5</vt:i4>
      </vt:variant>
      <vt:variant>
        <vt:lpwstr/>
      </vt:variant>
      <vt:variant>
        <vt:lpwstr>_Toc37834695</vt:lpwstr>
      </vt:variant>
      <vt:variant>
        <vt:i4>1114166</vt:i4>
      </vt:variant>
      <vt:variant>
        <vt:i4>470</vt:i4>
      </vt:variant>
      <vt:variant>
        <vt:i4>0</vt:i4>
      </vt:variant>
      <vt:variant>
        <vt:i4>5</vt:i4>
      </vt:variant>
      <vt:variant>
        <vt:lpwstr/>
      </vt:variant>
      <vt:variant>
        <vt:lpwstr>_Toc37834694</vt:lpwstr>
      </vt:variant>
      <vt:variant>
        <vt:i4>1441846</vt:i4>
      </vt:variant>
      <vt:variant>
        <vt:i4>464</vt:i4>
      </vt:variant>
      <vt:variant>
        <vt:i4>0</vt:i4>
      </vt:variant>
      <vt:variant>
        <vt:i4>5</vt:i4>
      </vt:variant>
      <vt:variant>
        <vt:lpwstr/>
      </vt:variant>
      <vt:variant>
        <vt:lpwstr>_Toc37834693</vt:lpwstr>
      </vt:variant>
      <vt:variant>
        <vt:i4>1507382</vt:i4>
      </vt:variant>
      <vt:variant>
        <vt:i4>458</vt:i4>
      </vt:variant>
      <vt:variant>
        <vt:i4>0</vt:i4>
      </vt:variant>
      <vt:variant>
        <vt:i4>5</vt:i4>
      </vt:variant>
      <vt:variant>
        <vt:lpwstr/>
      </vt:variant>
      <vt:variant>
        <vt:lpwstr>_Toc37834692</vt:lpwstr>
      </vt:variant>
      <vt:variant>
        <vt:i4>1310774</vt:i4>
      </vt:variant>
      <vt:variant>
        <vt:i4>452</vt:i4>
      </vt:variant>
      <vt:variant>
        <vt:i4>0</vt:i4>
      </vt:variant>
      <vt:variant>
        <vt:i4>5</vt:i4>
      </vt:variant>
      <vt:variant>
        <vt:lpwstr/>
      </vt:variant>
      <vt:variant>
        <vt:lpwstr>_Toc37834691</vt:lpwstr>
      </vt:variant>
      <vt:variant>
        <vt:i4>1376310</vt:i4>
      </vt:variant>
      <vt:variant>
        <vt:i4>446</vt:i4>
      </vt:variant>
      <vt:variant>
        <vt:i4>0</vt:i4>
      </vt:variant>
      <vt:variant>
        <vt:i4>5</vt:i4>
      </vt:variant>
      <vt:variant>
        <vt:lpwstr/>
      </vt:variant>
      <vt:variant>
        <vt:lpwstr>_Toc37834690</vt:lpwstr>
      </vt:variant>
      <vt:variant>
        <vt:i4>1835063</vt:i4>
      </vt:variant>
      <vt:variant>
        <vt:i4>440</vt:i4>
      </vt:variant>
      <vt:variant>
        <vt:i4>0</vt:i4>
      </vt:variant>
      <vt:variant>
        <vt:i4>5</vt:i4>
      </vt:variant>
      <vt:variant>
        <vt:lpwstr/>
      </vt:variant>
      <vt:variant>
        <vt:lpwstr>_Toc37834689</vt:lpwstr>
      </vt:variant>
      <vt:variant>
        <vt:i4>1900599</vt:i4>
      </vt:variant>
      <vt:variant>
        <vt:i4>434</vt:i4>
      </vt:variant>
      <vt:variant>
        <vt:i4>0</vt:i4>
      </vt:variant>
      <vt:variant>
        <vt:i4>5</vt:i4>
      </vt:variant>
      <vt:variant>
        <vt:lpwstr/>
      </vt:variant>
      <vt:variant>
        <vt:lpwstr>_Toc37834688</vt:lpwstr>
      </vt:variant>
      <vt:variant>
        <vt:i4>1179703</vt:i4>
      </vt:variant>
      <vt:variant>
        <vt:i4>428</vt:i4>
      </vt:variant>
      <vt:variant>
        <vt:i4>0</vt:i4>
      </vt:variant>
      <vt:variant>
        <vt:i4>5</vt:i4>
      </vt:variant>
      <vt:variant>
        <vt:lpwstr/>
      </vt:variant>
      <vt:variant>
        <vt:lpwstr>_Toc37834687</vt:lpwstr>
      </vt:variant>
      <vt:variant>
        <vt:i4>1245239</vt:i4>
      </vt:variant>
      <vt:variant>
        <vt:i4>422</vt:i4>
      </vt:variant>
      <vt:variant>
        <vt:i4>0</vt:i4>
      </vt:variant>
      <vt:variant>
        <vt:i4>5</vt:i4>
      </vt:variant>
      <vt:variant>
        <vt:lpwstr/>
      </vt:variant>
      <vt:variant>
        <vt:lpwstr>_Toc37834686</vt:lpwstr>
      </vt:variant>
      <vt:variant>
        <vt:i4>1048631</vt:i4>
      </vt:variant>
      <vt:variant>
        <vt:i4>416</vt:i4>
      </vt:variant>
      <vt:variant>
        <vt:i4>0</vt:i4>
      </vt:variant>
      <vt:variant>
        <vt:i4>5</vt:i4>
      </vt:variant>
      <vt:variant>
        <vt:lpwstr/>
      </vt:variant>
      <vt:variant>
        <vt:lpwstr>_Toc37834685</vt:lpwstr>
      </vt:variant>
      <vt:variant>
        <vt:i4>1114167</vt:i4>
      </vt:variant>
      <vt:variant>
        <vt:i4>410</vt:i4>
      </vt:variant>
      <vt:variant>
        <vt:i4>0</vt:i4>
      </vt:variant>
      <vt:variant>
        <vt:i4>5</vt:i4>
      </vt:variant>
      <vt:variant>
        <vt:lpwstr/>
      </vt:variant>
      <vt:variant>
        <vt:lpwstr>_Toc37834684</vt:lpwstr>
      </vt:variant>
      <vt:variant>
        <vt:i4>1441847</vt:i4>
      </vt:variant>
      <vt:variant>
        <vt:i4>404</vt:i4>
      </vt:variant>
      <vt:variant>
        <vt:i4>0</vt:i4>
      </vt:variant>
      <vt:variant>
        <vt:i4>5</vt:i4>
      </vt:variant>
      <vt:variant>
        <vt:lpwstr/>
      </vt:variant>
      <vt:variant>
        <vt:lpwstr>_Toc37834683</vt:lpwstr>
      </vt:variant>
      <vt:variant>
        <vt:i4>1507383</vt:i4>
      </vt:variant>
      <vt:variant>
        <vt:i4>398</vt:i4>
      </vt:variant>
      <vt:variant>
        <vt:i4>0</vt:i4>
      </vt:variant>
      <vt:variant>
        <vt:i4>5</vt:i4>
      </vt:variant>
      <vt:variant>
        <vt:lpwstr/>
      </vt:variant>
      <vt:variant>
        <vt:lpwstr>_Toc37834682</vt:lpwstr>
      </vt:variant>
      <vt:variant>
        <vt:i4>1310775</vt:i4>
      </vt:variant>
      <vt:variant>
        <vt:i4>392</vt:i4>
      </vt:variant>
      <vt:variant>
        <vt:i4>0</vt:i4>
      </vt:variant>
      <vt:variant>
        <vt:i4>5</vt:i4>
      </vt:variant>
      <vt:variant>
        <vt:lpwstr/>
      </vt:variant>
      <vt:variant>
        <vt:lpwstr>_Toc37834681</vt:lpwstr>
      </vt:variant>
      <vt:variant>
        <vt:i4>1376311</vt:i4>
      </vt:variant>
      <vt:variant>
        <vt:i4>386</vt:i4>
      </vt:variant>
      <vt:variant>
        <vt:i4>0</vt:i4>
      </vt:variant>
      <vt:variant>
        <vt:i4>5</vt:i4>
      </vt:variant>
      <vt:variant>
        <vt:lpwstr/>
      </vt:variant>
      <vt:variant>
        <vt:lpwstr>_Toc37834680</vt:lpwstr>
      </vt:variant>
      <vt:variant>
        <vt:i4>1835064</vt:i4>
      </vt:variant>
      <vt:variant>
        <vt:i4>380</vt:i4>
      </vt:variant>
      <vt:variant>
        <vt:i4>0</vt:i4>
      </vt:variant>
      <vt:variant>
        <vt:i4>5</vt:i4>
      </vt:variant>
      <vt:variant>
        <vt:lpwstr/>
      </vt:variant>
      <vt:variant>
        <vt:lpwstr>_Toc37834679</vt:lpwstr>
      </vt:variant>
      <vt:variant>
        <vt:i4>1900600</vt:i4>
      </vt:variant>
      <vt:variant>
        <vt:i4>374</vt:i4>
      </vt:variant>
      <vt:variant>
        <vt:i4>0</vt:i4>
      </vt:variant>
      <vt:variant>
        <vt:i4>5</vt:i4>
      </vt:variant>
      <vt:variant>
        <vt:lpwstr/>
      </vt:variant>
      <vt:variant>
        <vt:lpwstr>_Toc37834678</vt:lpwstr>
      </vt:variant>
      <vt:variant>
        <vt:i4>1179704</vt:i4>
      </vt:variant>
      <vt:variant>
        <vt:i4>368</vt:i4>
      </vt:variant>
      <vt:variant>
        <vt:i4>0</vt:i4>
      </vt:variant>
      <vt:variant>
        <vt:i4>5</vt:i4>
      </vt:variant>
      <vt:variant>
        <vt:lpwstr/>
      </vt:variant>
      <vt:variant>
        <vt:lpwstr>_Toc37834677</vt:lpwstr>
      </vt:variant>
      <vt:variant>
        <vt:i4>1245240</vt:i4>
      </vt:variant>
      <vt:variant>
        <vt:i4>362</vt:i4>
      </vt:variant>
      <vt:variant>
        <vt:i4>0</vt:i4>
      </vt:variant>
      <vt:variant>
        <vt:i4>5</vt:i4>
      </vt:variant>
      <vt:variant>
        <vt:lpwstr/>
      </vt:variant>
      <vt:variant>
        <vt:lpwstr>_Toc37834676</vt:lpwstr>
      </vt:variant>
      <vt:variant>
        <vt:i4>1048632</vt:i4>
      </vt:variant>
      <vt:variant>
        <vt:i4>356</vt:i4>
      </vt:variant>
      <vt:variant>
        <vt:i4>0</vt:i4>
      </vt:variant>
      <vt:variant>
        <vt:i4>5</vt:i4>
      </vt:variant>
      <vt:variant>
        <vt:lpwstr/>
      </vt:variant>
      <vt:variant>
        <vt:lpwstr>_Toc37834675</vt:lpwstr>
      </vt:variant>
      <vt:variant>
        <vt:i4>1114168</vt:i4>
      </vt:variant>
      <vt:variant>
        <vt:i4>350</vt:i4>
      </vt:variant>
      <vt:variant>
        <vt:i4>0</vt:i4>
      </vt:variant>
      <vt:variant>
        <vt:i4>5</vt:i4>
      </vt:variant>
      <vt:variant>
        <vt:lpwstr/>
      </vt:variant>
      <vt:variant>
        <vt:lpwstr>_Toc37834674</vt:lpwstr>
      </vt:variant>
      <vt:variant>
        <vt:i4>1441848</vt:i4>
      </vt:variant>
      <vt:variant>
        <vt:i4>344</vt:i4>
      </vt:variant>
      <vt:variant>
        <vt:i4>0</vt:i4>
      </vt:variant>
      <vt:variant>
        <vt:i4>5</vt:i4>
      </vt:variant>
      <vt:variant>
        <vt:lpwstr/>
      </vt:variant>
      <vt:variant>
        <vt:lpwstr>_Toc37834673</vt:lpwstr>
      </vt:variant>
      <vt:variant>
        <vt:i4>1245243</vt:i4>
      </vt:variant>
      <vt:variant>
        <vt:i4>335</vt:i4>
      </vt:variant>
      <vt:variant>
        <vt:i4>0</vt:i4>
      </vt:variant>
      <vt:variant>
        <vt:i4>5</vt:i4>
      </vt:variant>
      <vt:variant>
        <vt:lpwstr/>
      </vt:variant>
      <vt:variant>
        <vt:lpwstr>_Toc37834646</vt:lpwstr>
      </vt:variant>
      <vt:variant>
        <vt:i4>1048635</vt:i4>
      </vt:variant>
      <vt:variant>
        <vt:i4>329</vt:i4>
      </vt:variant>
      <vt:variant>
        <vt:i4>0</vt:i4>
      </vt:variant>
      <vt:variant>
        <vt:i4>5</vt:i4>
      </vt:variant>
      <vt:variant>
        <vt:lpwstr/>
      </vt:variant>
      <vt:variant>
        <vt:lpwstr>_Toc37834645</vt:lpwstr>
      </vt:variant>
      <vt:variant>
        <vt:i4>1114171</vt:i4>
      </vt:variant>
      <vt:variant>
        <vt:i4>323</vt:i4>
      </vt:variant>
      <vt:variant>
        <vt:i4>0</vt:i4>
      </vt:variant>
      <vt:variant>
        <vt:i4>5</vt:i4>
      </vt:variant>
      <vt:variant>
        <vt:lpwstr/>
      </vt:variant>
      <vt:variant>
        <vt:lpwstr>_Toc37834644</vt:lpwstr>
      </vt:variant>
      <vt:variant>
        <vt:i4>1441851</vt:i4>
      </vt:variant>
      <vt:variant>
        <vt:i4>317</vt:i4>
      </vt:variant>
      <vt:variant>
        <vt:i4>0</vt:i4>
      </vt:variant>
      <vt:variant>
        <vt:i4>5</vt:i4>
      </vt:variant>
      <vt:variant>
        <vt:lpwstr/>
      </vt:variant>
      <vt:variant>
        <vt:lpwstr>_Toc37834643</vt:lpwstr>
      </vt:variant>
      <vt:variant>
        <vt:i4>1507387</vt:i4>
      </vt:variant>
      <vt:variant>
        <vt:i4>311</vt:i4>
      </vt:variant>
      <vt:variant>
        <vt:i4>0</vt:i4>
      </vt:variant>
      <vt:variant>
        <vt:i4>5</vt:i4>
      </vt:variant>
      <vt:variant>
        <vt:lpwstr/>
      </vt:variant>
      <vt:variant>
        <vt:lpwstr>_Toc37834642</vt:lpwstr>
      </vt:variant>
      <vt:variant>
        <vt:i4>1310779</vt:i4>
      </vt:variant>
      <vt:variant>
        <vt:i4>305</vt:i4>
      </vt:variant>
      <vt:variant>
        <vt:i4>0</vt:i4>
      </vt:variant>
      <vt:variant>
        <vt:i4>5</vt:i4>
      </vt:variant>
      <vt:variant>
        <vt:lpwstr/>
      </vt:variant>
      <vt:variant>
        <vt:lpwstr>_Toc37834641</vt:lpwstr>
      </vt:variant>
      <vt:variant>
        <vt:i4>1376315</vt:i4>
      </vt:variant>
      <vt:variant>
        <vt:i4>299</vt:i4>
      </vt:variant>
      <vt:variant>
        <vt:i4>0</vt:i4>
      </vt:variant>
      <vt:variant>
        <vt:i4>5</vt:i4>
      </vt:variant>
      <vt:variant>
        <vt:lpwstr/>
      </vt:variant>
      <vt:variant>
        <vt:lpwstr>_Toc37834640</vt:lpwstr>
      </vt:variant>
      <vt:variant>
        <vt:i4>1835068</vt:i4>
      </vt:variant>
      <vt:variant>
        <vt:i4>293</vt:i4>
      </vt:variant>
      <vt:variant>
        <vt:i4>0</vt:i4>
      </vt:variant>
      <vt:variant>
        <vt:i4>5</vt:i4>
      </vt:variant>
      <vt:variant>
        <vt:lpwstr/>
      </vt:variant>
      <vt:variant>
        <vt:lpwstr>_Toc37834639</vt:lpwstr>
      </vt:variant>
      <vt:variant>
        <vt:i4>1900604</vt:i4>
      </vt:variant>
      <vt:variant>
        <vt:i4>287</vt:i4>
      </vt:variant>
      <vt:variant>
        <vt:i4>0</vt:i4>
      </vt:variant>
      <vt:variant>
        <vt:i4>5</vt:i4>
      </vt:variant>
      <vt:variant>
        <vt:lpwstr/>
      </vt:variant>
      <vt:variant>
        <vt:lpwstr>_Toc37834638</vt:lpwstr>
      </vt:variant>
      <vt:variant>
        <vt:i4>1179708</vt:i4>
      </vt:variant>
      <vt:variant>
        <vt:i4>281</vt:i4>
      </vt:variant>
      <vt:variant>
        <vt:i4>0</vt:i4>
      </vt:variant>
      <vt:variant>
        <vt:i4>5</vt:i4>
      </vt:variant>
      <vt:variant>
        <vt:lpwstr/>
      </vt:variant>
      <vt:variant>
        <vt:lpwstr>_Toc37834637</vt:lpwstr>
      </vt:variant>
      <vt:variant>
        <vt:i4>1245244</vt:i4>
      </vt:variant>
      <vt:variant>
        <vt:i4>275</vt:i4>
      </vt:variant>
      <vt:variant>
        <vt:i4>0</vt:i4>
      </vt:variant>
      <vt:variant>
        <vt:i4>5</vt:i4>
      </vt:variant>
      <vt:variant>
        <vt:lpwstr/>
      </vt:variant>
      <vt:variant>
        <vt:lpwstr>_Toc37834636</vt:lpwstr>
      </vt:variant>
      <vt:variant>
        <vt:i4>1048636</vt:i4>
      </vt:variant>
      <vt:variant>
        <vt:i4>269</vt:i4>
      </vt:variant>
      <vt:variant>
        <vt:i4>0</vt:i4>
      </vt:variant>
      <vt:variant>
        <vt:i4>5</vt:i4>
      </vt:variant>
      <vt:variant>
        <vt:lpwstr/>
      </vt:variant>
      <vt:variant>
        <vt:lpwstr>_Toc37834635</vt:lpwstr>
      </vt:variant>
      <vt:variant>
        <vt:i4>1114172</vt:i4>
      </vt:variant>
      <vt:variant>
        <vt:i4>263</vt:i4>
      </vt:variant>
      <vt:variant>
        <vt:i4>0</vt:i4>
      </vt:variant>
      <vt:variant>
        <vt:i4>5</vt:i4>
      </vt:variant>
      <vt:variant>
        <vt:lpwstr/>
      </vt:variant>
      <vt:variant>
        <vt:lpwstr>_Toc37834634</vt:lpwstr>
      </vt:variant>
      <vt:variant>
        <vt:i4>1441852</vt:i4>
      </vt:variant>
      <vt:variant>
        <vt:i4>257</vt:i4>
      </vt:variant>
      <vt:variant>
        <vt:i4>0</vt:i4>
      </vt:variant>
      <vt:variant>
        <vt:i4>5</vt:i4>
      </vt:variant>
      <vt:variant>
        <vt:lpwstr/>
      </vt:variant>
      <vt:variant>
        <vt:lpwstr>_Toc37834633</vt:lpwstr>
      </vt:variant>
      <vt:variant>
        <vt:i4>1507388</vt:i4>
      </vt:variant>
      <vt:variant>
        <vt:i4>251</vt:i4>
      </vt:variant>
      <vt:variant>
        <vt:i4>0</vt:i4>
      </vt:variant>
      <vt:variant>
        <vt:i4>5</vt:i4>
      </vt:variant>
      <vt:variant>
        <vt:lpwstr/>
      </vt:variant>
      <vt:variant>
        <vt:lpwstr>_Toc37834632</vt:lpwstr>
      </vt:variant>
      <vt:variant>
        <vt:i4>1310780</vt:i4>
      </vt:variant>
      <vt:variant>
        <vt:i4>245</vt:i4>
      </vt:variant>
      <vt:variant>
        <vt:i4>0</vt:i4>
      </vt:variant>
      <vt:variant>
        <vt:i4>5</vt:i4>
      </vt:variant>
      <vt:variant>
        <vt:lpwstr/>
      </vt:variant>
      <vt:variant>
        <vt:lpwstr>_Toc37834631</vt:lpwstr>
      </vt:variant>
      <vt:variant>
        <vt:i4>1376316</vt:i4>
      </vt:variant>
      <vt:variant>
        <vt:i4>239</vt:i4>
      </vt:variant>
      <vt:variant>
        <vt:i4>0</vt:i4>
      </vt:variant>
      <vt:variant>
        <vt:i4>5</vt:i4>
      </vt:variant>
      <vt:variant>
        <vt:lpwstr/>
      </vt:variant>
      <vt:variant>
        <vt:lpwstr>_Toc37834630</vt:lpwstr>
      </vt:variant>
      <vt:variant>
        <vt:i4>1835069</vt:i4>
      </vt:variant>
      <vt:variant>
        <vt:i4>233</vt:i4>
      </vt:variant>
      <vt:variant>
        <vt:i4>0</vt:i4>
      </vt:variant>
      <vt:variant>
        <vt:i4>5</vt:i4>
      </vt:variant>
      <vt:variant>
        <vt:lpwstr/>
      </vt:variant>
      <vt:variant>
        <vt:lpwstr>_Toc37834629</vt:lpwstr>
      </vt:variant>
      <vt:variant>
        <vt:i4>1900605</vt:i4>
      </vt:variant>
      <vt:variant>
        <vt:i4>227</vt:i4>
      </vt:variant>
      <vt:variant>
        <vt:i4>0</vt:i4>
      </vt:variant>
      <vt:variant>
        <vt:i4>5</vt:i4>
      </vt:variant>
      <vt:variant>
        <vt:lpwstr/>
      </vt:variant>
      <vt:variant>
        <vt:lpwstr>_Toc37834628</vt:lpwstr>
      </vt:variant>
      <vt:variant>
        <vt:i4>1179709</vt:i4>
      </vt:variant>
      <vt:variant>
        <vt:i4>221</vt:i4>
      </vt:variant>
      <vt:variant>
        <vt:i4>0</vt:i4>
      </vt:variant>
      <vt:variant>
        <vt:i4>5</vt:i4>
      </vt:variant>
      <vt:variant>
        <vt:lpwstr/>
      </vt:variant>
      <vt:variant>
        <vt:lpwstr>_Toc37834627</vt:lpwstr>
      </vt:variant>
      <vt:variant>
        <vt:i4>1245245</vt:i4>
      </vt:variant>
      <vt:variant>
        <vt:i4>215</vt:i4>
      </vt:variant>
      <vt:variant>
        <vt:i4>0</vt:i4>
      </vt:variant>
      <vt:variant>
        <vt:i4>5</vt:i4>
      </vt:variant>
      <vt:variant>
        <vt:lpwstr/>
      </vt:variant>
      <vt:variant>
        <vt:lpwstr>_Toc37834626</vt:lpwstr>
      </vt:variant>
      <vt:variant>
        <vt:i4>1048637</vt:i4>
      </vt:variant>
      <vt:variant>
        <vt:i4>209</vt:i4>
      </vt:variant>
      <vt:variant>
        <vt:i4>0</vt:i4>
      </vt:variant>
      <vt:variant>
        <vt:i4>5</vt:i4>
      </vt:variant>
      <vt:variant>
        <vt:lpwstr/>
      </vt:variant>
      <vt:variant>
        <vt:lpwstr>_Toc37834625</vt:lpwstr>
      </vt:variant>
      <vt:variant>
        <vt:i4>1114173</vt:i4>
      </vt:variant>
      <vt:variant>
        <vt:i4>203</vt:i4>
      </vt:variant>
      <vt:variant>
        <vt:i4>0</vt:i4>
      </vt:variant>
      <vt:variant>
        <vt:i4>5</vt:i4>
      </vt:variant>
      <vt:variant>
        <vt:lpwstr/>
      </vt:variant>
      <vt:variant>
        <vt:lpwstr>_Toc37834624</vt:lpwstr>
      </vt:variant>
      <vt:variant>
        <vt:i4>1441853</vt:i4>
      </vt:variant>
      <vt:variant>
        <vt:i4>197</vt:i4>
      </vt:variant>
      <vt:variant>
        <vt:i4>0</vt:i4>
      </vt:variant>
      <vt:variant>
        <vt:i4>5</vt:i4>
      </vt:variant>
      <vt:variant>
        <vt:lpwstr/>
      </vt:variant>
      <vt:variant>
        <vt:lpwstr>_Toc37834623</vt:lpwstr>
      </vt:variant>
      <vt:variant>
        <vt:i4>1507389</vt:i4>
      </vt:variant>
      <vt:variant>
        <vt:i4>191</vt:i4>
      </vt:variant>
      <vt:variant>
        <vt:i4>0</vt:i4>
      </vt:variant>
      <vt:variant>
        <vt:i4>5</vt:i4>
      </vt:variant>
      <vt:variant>
        <vt:lpwstr/>
      </vt:variant>
      <vt:variant>
        <vt:lpwstr>_Toc37834622</vt:lpwstr>
      </vt:variant>
      <vt:variant>
        <vt:i4>1310781</vt:i4>
      </vt:variant>
      <vt:variant>
        <vt:i4>185</vt:i4>
      </vt:variant>
      <vt:variant>
        <vt:i4>0</vt:i4>
      </vt:variant>
      <vt:variant>
        <vt:i4>5</vt:i4>
      </vt:variant>
      <vt:variant>
        <vt:lpwstr/>
      </vt:variant>
      <vt:variant>
        <vt:lpwstr>_Toc37834621</vt:lpwstr>
      </vt:variant>
      <vt:variant>
        <vt:i4>1376317</vt:i4>
      </vt:variant>
      <vt:variant>
        <vt:i4>179</vt:i4>
      </vt:variant>
      <vt:variant>
        <vt:i4>0</vt:i4>
      </vt:variant>
      <vt:variant>
        <vt:i4>5</vt:i4>
      </vt:variant>
      <vt:variant>
        <vt:lpwstr/>
      </vt:variant>
      <vt:variant>
        <vt:lpwstr>_Toc37834620</vt:lpwstr>
      </vt:variant>
      <vt:variant>
        <vt:i4>1835070</vt:i4>
      </vt:variant>
      <vt:variant>
        <vt:i4>173</vt:i4>
      </vt:variant>
      <vt:variant>
        <vt:i4>0</vt:i4>
      </vt:variant>
      <vt:variant>
        <vt:i4>5</vt:i4>
      </vt:variant>
      <vt:variant>
        <vt:lpwstr/>
      </vt:variant>
      <vt:variant>
        <vt:lpwstr>_Toc37834619</vt:lpwstr>
      </vt:variant>
      <vt:variant>
        <vt:i4>1900606</vt:i4>
      </vt:variant>
      <vt:variant>
        <vt:i4>167</vt:i4>
      </vt:variant>
      <vt:variant>
        <vt:i4>0</vt:i4>
      </vt:variant>
      <vt:variant>
        <vt:i4>5</vt:i4>
      </vt:variant>
      <vt:variant>
        <vt:lpwstr/>
      </vt:variant>
      <vt:variant>
        <vt:lpwstr>_Toc37834618</vt:lpwstr>
      </vt:variant>
      <vt:variant>
        <vt:i4>1179710</vt:i4>
      </vt:variant>
      <vt:variant>
        <vt:i4>161</vt:i4>
      </vt:variant>
      <vt:variant>
        <vt:i4>0</vt:i4>
      </vt:variant>
      <vt:variant>
        <vt:i4>5</vt:i4>
      </vt:variant>
      <vt:variant>
        <vt:lpwstr/>
      </vt:variant>
      <vt:variant>
        <vt:lpwstr>_Toc37834617</vt:lpwstr>
      </vt:variant>
      <vt:variant>
        <vt:i4>1245246</vt:i4>
      </vt:variant>
      <vt:variant>
        <vt:i4>155</vt:i4>
      </vt:variant>
      <vt:variant>
        <vt:i4>0</vt:i4>
      </vt:variant>
      <vt:variant>
        <vt:i4>5</vt:i4>
      </vt:variant>
      <vt:variant>
        <vt:lpwstr/>
      </vt:variant>
      <vt:variant>
        <vt:lpwstr>_Toc37834616</vt:lpwstr>
      </vt:variant>
      <vt:variant>
        <vt:i4>1048638</vt:i4>
      </vt:variant>
      <vt:variant>
        <vt:i4>149</vt:i4>
      </vt:variant>
      <vt:variant>
        <vt:i4>0</vt:i4>
      </vt:variant>
      <vt:variant>
        <vt:i4>5</vt:i4>
      </vt:variant>
      <vt:variant>
        <vt:lpwstr/>
      </vt:variant>
      <vt:variant>
        <vt:lpwstr>_Toc37834615</vt:lpwstr>
      </vt:variant>
      <vt:variant>
        <vt:i4>1114174</vt:i4>
      </vt:variant>
      <vt:variant>
        <vt:i4>143</vt:i4>
      </vt:variant>
      <vt:variant>
        <vt:i4>0</vt:i4>
      </vt:variant>
      <vt:variant>
        <vt:i4>5</vt:i4>
      </vt:variant>
      <vt:variant>
        <vt:lpwstr/>
      </vt:variant>
      <vt:variant>
        <vt:lpwstr>_Toc37834614</vt:lpwstr>
      </vt:variant>
      <vt:variant>
        <vt:i4>1441854</vt:i4>
      </vt:variant>
      <vt:variant>
        <vt:i4>137</vt:i4>
      </vt:variant>
      <vt:variant>
        <vt:i4>0</vt:i4>
      </vt:variant>
      <vt:variant>
        <vt:i4>5</vt:i4>
      </vt:variant>
      <vt:variant>
        <vt:lpwstr/>
      </vt:variant>
      <vt:variant>
        <vt:lpwstr>_Toc37834613</vt:lpwstr>
      </vt:variant>
      <vt:variant>
        <vt:i4>1507390</vt:i4>
      </vt:variant>
      <vt:variant>
        <vt:i4>131</vt:i4>
      </vt:variant>
      <vt:variant>
        <vt:i4>0</vt:i4>
      </vt:variant>
      <vt:variant>
        <vt:i4>5</vt:i4>
      </vt:variant>
      <vt:variant>
        <vt:lpwstr/>
      </vt:variant>
      <vt:variant>
        <vt:lpwstr>_Toc37834612</vt:lpwstr>
      </vt:variant>
      <vt:variant>
        <vt:i4>1310782</vt:i4>
      </vt:variant>
      <vt:variant>
        <vt:i4>125</vt:i4>
      </vt:variant>
      <vt:variant>
        <vt:i4>0</vt:i4>
      </vt:variant>
      <vt:variant>
        <vt:i4>5</vt:i4>
      </vt:variant>
      <vt:variant>
        <vt:lpwstr/>
      </vt:variant>
      <vt:variant>
        <vt:lpwstr>_Toc37834611</vt:lpwstr>
      </vt:variant>
      <vt:variant>
        <vt:i4>1376318</vt:i4>
      </vt:variant>
      <vt:variant>
        <vt:i4>119</vt:i4>
      </vt:variant>
      <vt:variant>
        <vt:i4>0</vt:i4>
      </vt:variant>
      <vt:variant>
        <vt:i4>5</vt:i4>
      </vt:variant>
      <vt:variant>
        <vt:lpwstr/>
      </vt:variant>
      <vt:variant>
        <vt:lpwstr>_Toc37834610</vt:lpwstr>
      </vt:variant>
      <vt:variant>
        <vt:i4>1835071</vt:i4>
      </vt:variant>
      <vt:variant>
        <vt:i4>113</vt:i4>
      </vt:variant>
      <vt:variant>
        <vt:i4>0</vt:i4>
      </vt:variant>
      <vt:variant>
        <vt:i4>5</vt:i4>
      </vt:variant>
      <vt:variant>
        <vt:lpwstr/>
      </vt:variant>
      <vt:variant>
        <vt:lpwstr>_Toc37834609</vt:lpwstr>
      </vt:variant>
      <vt:variant>
        <vt:i4>1900607</vt:i4>
      </vt:variant>
      <vt:variant>
        <vt:i4>107</vt:i4>
      </vt:variant>
      <vt:variant>
        <vt:i4>0</vt:i4>
      </vt:variant>
      <vt:variant>
        <vt:i4>5</vt:i4>
      </vt:variant>
      <vt:variant>
        <vt:lpwstr/>
      </vt:variant>
      <vt:variant>
        <vt:lpwstr>_Toc37834608</vt:lpwstr>
      </vt:variant>
      <vt:variant>
        <vt:i4>1179711</vt:i4>
      </vt:variant>
      <vt:variant>
        <vt:i4>101</vt:i4>
      </vt:variant>
      <vt:variant>
        <vt:i4>0</vt:i4>
      </vt:variant>
      <vt:variant>
        <vt:i4>5</vt:i4>
      </vt:variant>
      <vt:variant>
        <vt:lpwstr/>
      </vt:variant>
      <vt:variant>
        <vt:lpwstr>_Toc37834607</vt:lpwstr>
      </vt:variant>
      <vt:variant>
        <vt:i4>1245247</vt:i4>
      </vt:variant>
      <vt:variant>
        <vt:i4>95</vt:i4>
      </vt:variant>
      <vt:variant>
        <vt:i4>0</vt:i4>
      </vt:variant>
      <vt:variant>
        <vt:i4>5</vt:i4>
      </vt:variant>
      <vt:variant>
        <vt:lpwstr/>
      </vt:variant>
      <vt:variant>
        <vt:lpwstr>_Toc37834606</vt:lpwstr>
      </vt:variant>
      <vt:variant>
        <vt:i4>1048639</vt:i4>
      </vt:variant>
      <vt:variant>
        <vt:i4>89</vt:i4>
      </vt:variant>
      <vt:variant>
        <vt:i4>0</vt:i4>
      </vt:variant>
      <vt:variant>
        <vt:i4>5</vt:i4>
      </vt:variant>
      <vt:variant>
        <vt:lpwstr/>
      </vt:variant>
      <vt:variant>
        <vt:lpwstr>_Toc37834605</vt:lpwstr>
      </vt:variant>
      <vt:variant>
        <vt:i4>1114175</vt:i4>
      </vt:variant>
      <vt:variant>
        <vt:i4>83</vt:i4>
      </vt:variant>
      <vt:variant>
        <vt:i4>0</vt:i4>
      </vt:variant>
      <vt:variant>
        <vt:i4>5</vt:i4>
      </vt:variant>
      <vt:variant>
        <vt:lpwstr/>
      </vt:variant>
      <vt:variant>
        <vt:lpwstr>_Toc37834604</vt:lpwstr>
      </vt:variant>
      <vt:variant>
        <vt:i4>1441855</vt:i4>
      </vt:variant>
      <vt:variant>
        <vt:i4>77</vt:i4>
      </vt:variant>
      <vt:variant>
        <vt:i4>0</vt:i4>
      </vt:variant>
      <vt:variant>
        <vt:i4>5</vt:i4>
      </vt:variant>
      <vt:variant>
        <vt:lpwstr/>
      </vt:variant>
      <vt:variant>
        <vt:lpwstr>_Toc37834603</vt:lpwstr>
      </vt:variant>
      <vt:variant>
        <vt:i4>1507391</vt:i4>
      </vt:variant>
      <vt:variant>
        <vt:i4>71</vt:i4>
      </vt:variant>
      <vt:variant>
        <vt:i4>0</vt:i4>
      </vt:variant>
      <vt:variant>
        <vt:i4>5</vt:i4>
      </vt:variant>
      <vt:variant>
        <vt:lpwstr/>
      </vt:variant>
      <vt:variant>
        <vt:lpwstr>_Toc37834602</vt:lpwstr>
      </vt:variant>
      <vt:variant>
        <vt:i4>1310783</vt:i4>
      </vt:variant>
      <vt:variant>
        <vt:i4>65</vt:i4>
      </vt:variant>
      <vt:variant>
        <vt:i4>0</vt:i4>
      </vt:variant>
      <vt:variant>
        <vt:i4>5</vt:i4>
      </vt:variant>
      <vt:variant>
        <vt:lpwstr/>
      </vt:variant>
      <vt:variant>
        <vt:lpwstr>_Toc37834601</vt:lpwstr>
      </vt:variant>
      <vt:variant>
        <vt:i4>1376319</vt:i4>
      </vt:variant>
      <vt:variant>
        <vt:i4>59</vt:i4>
      </vt:variant>
      <vt:variant>
        <vt:i4>0</vt:i4>
      </vt:variant>
      <vt:variant>
        <vt:i4>5</vt:i4>
      </vt:variant>
      <vt:variant>
        <vt:lpwstr/>
      </vt:variant>
      <vt:variant>
        <vt:lpwstr>_Toc37834600</vt:lpwstr>
      </vt:variant>
      <vt:variant>
        <vt:i4>2031670</vt:i4>
      </vt:variant>
      <vt:variant>
        <vt:i4>53</vt:i4>
      </vt:variant>
      <vt:variant>
        <vt:i4>0</vt:i4>
      </vt:variant>
      <vt:variant>
        <vt:i4>5</vt:i4>
      </vt:variant>
      <vt:variant>
        <vt:lpwstr/>
      </vt:variant>
      <vt:variant>
        <vt:lpwstr>_Toc37834599</vt:lpwstr>
      </vt:variant>
      <vt:variant>
        <vt:i4>1966134</vt:i4>
      </vt:variant>
      <vt:variant>
        <vt:i4>47</vt:i4>
      </vt:variant>
      <vt:variant>
        <vt:i4>0</vt:i4>
      </vt:variant>
      <vt:variant>
        <vt:i4>5</vt:i4>
      </vt:variant>
      <vt:variant>
        <vt:lpwstr/>
      </vt:variant>
      <vt:variant>
        <vt:lpwstr>_Toc37834598</vt:lpwstr>
      </vt:variant>
      <vt:variant>
        <vt:i4>1114166</vt:i4>
      </vt:variant>
      <vt:variant>
        <vt:i4>41</vt:i4>
      </vt:variant>
      <vt:variant>
        <vt:i4>0</vt:i4>
      </vt:variant>
      <vt:variant>
        <vt:i4>5</vt:i4>
      </vt:variant>
      <vt:variant>
        <vt:lpwstr/>
      </vt:variant>
      <vt:variant>
        <vt:lpwstr>_Toc37834597</vt:lpwstr>
      </vt:variant>
      <vt:variant>
        <vt:i4>1048630</vt:i4>
      </vt:variant>
      <vt:variant>
        <vt:i4>35</vt:i4>
      </vt:variant>
      <vt:variant>
        <vt:i4>0</vt:i4>
      </vt:variant>
      <vt:variant>
        <vt:i4>5</vt:i4>
      </vt:variant>
      <vt:variant>
        <vt:lpwstr/>
      </vt:variant>
      <vt:variant>
        <vt:lpwstr>_Toc37834596</vt:lpwstr>
      </vt:variant>
      <vt:variant>
        <vt:i4>1245238</vt:i4>
      </vt:variant>
      <vt:variant>
        <vt:i4>29</vt:i4>
      </vt:variant>
      <vt:variant>
        <vt:i4>0</vt:i4>
      </vt:variant>
      <vt:variant>
        <vt:i4>5</vt:i4>
      </vt:variant>
      <vt:variant>
        <vt:lpwstr/>
      </vt:variant>
      <vt:variant>
        <vt:lpwstr>_Toc37834595</vt:lpwstr>
      </vt:variant>
      <vt:variant>
        <vt:i4>1179702</vt:i4>
      </vt:variant>
      <vt:variant>
        <vt:i4>23</vt:i4>
      </vt:variant>
      <vt:variant>
        <vt:i4>0</vt:i4>
      </vt:variant>
      <vt:variant>
        <vt:i4>5</vt:i4>
      </vt:variant>
      <vt:variant>
        <vt:lpwstr/>
      </vt:variant>
      <vt:variant>
        <vt:lpwstr>_Toc37834594</vt:lpwstr>
      </vt:variant>
      <vt:variant>
        <vt:i4>1376310</vt:i4>
      </vt:variant>
      <vt:variant>
        <vt:i4>17</vt:i4>
      </vt:variant>
      <vt:variant>
        <vt:i4>0</vt:i4>
      </vt:variant>
      <vt:variant>
        <vt:i4>5</vt:i4>
      </vt:variant>
      <vt:variant>
        <vt:lpwstr/>
      </vt:variant>
      <vt:variant>
        <vt:lpwstr>_Toc37834593</vt:lpwstr>
      </vt:variant>
      <vt:variant>
        <vt:i4>1310774</vt:i4>
      </vt:variant>
      <vt:variant>
        <vt:i4>11</vt:i4>
      </vt:variant>
      <vt:variant>
        <vt:i4>0</vt:i4>
      </vt:variant>
      <vt:variant>
        <vt:i4>5</vt:i4>
      </vt:variant>
      <vt:variant>
        <vt:lpwstr/>
      </vt:variant>
      <vt:variant>
        <vt:lpwstr>_Toc37834592</vt:lpwstr>
      </vt:variant>
      <vt:variant>
        <vt:i4>1507382</vt:i4>
      </vt:variant>
      <vt:variant>
        <vt:i4>5</vt:i4>
      </vt:variant>
      <vt:variant>
        <vt:i4>0</vt:i4>
      </vt:variant>
      <vt:variant>
        <vt:i4>5</vt:i4>
      </vt:variant>
      <vt:variant>
        <vt:lpwstr/>
      </vt:variant>
      <vt:variant>
        <vt:lpwstr>_Toc37834591</vt:lpwstr>
      </vt:variant>
      <vt:variant>
        <vt:i4>7405620</vt:i4>
      </vt:variant>
      <vt:variant>
        <vt:i4>0</vt:i4>
      </vt:variant>
      <vt:variant>
        <vt:i4>0</vt:i4>
      </vt:variant>
      <vt:variant>
        <vt:i4>5</vt:i4>
      </vt:variant>
      <vt:variant>
        <vt:lpwstr>https://www.duden.de/rechtschreibung/vonnoeten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Stock</dc:creator>
  <cp:keywords>C_Unrestricted</cp:keywords>
  <dc:description/>
  <cp:lastModifiedBy>Onno Eberhard</cp:lastModifiedBy>
  <cp:revision>3</cp:revision>
  <cp:lastPrinted>2020-04-01T05:59:00Z</cp:lastPrinted>
  <dcterms:created xsi:type="dcterms:W3CDTF">2020-04-15T09:40:00Z</dcterms:created>
  <dcterms:modified xsi:type="dcterms:W3CDTF">2020-04-15T09:45:00Z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0x010100167F0AF83BA5C24687A6D0A886FE501A</vt:lpwstr>
  </property>
</Properties>
</file>